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C28" w:rsidRDefault="00687C28" w:rsidP="00193493">
      <w:r>
        <w:t xml:space="preserve">This text produced by </w:t>
      </w:r>
    </w:p>
    <w:p w:rsidR="00687C28" w:rsidRDefault="00687C28">
      <w:pPr>
        <w:pStyle w:val="ListParagraph"/>
        <w:numPr>
          <w:ilvl w:val="0"/>
          <w:numId w:val="1"/>
        </w:numPr>
        <w:pPrChange w:id="0" w:author="Ralph Haugerud" w:date="2014-10-04T13:00:00Z">
          <w:pPr/>
        </w:pPrChange>
      </w:pPr>
      <w:r>
        <w:t xml:space="preserve">Copying (camera tool in Acrobat Reader) parts of file </w:t>
      </w:r>
      <w:r w:rsidRPr="00687C28">
        <w:rPr>
          <w:i/>
          <w:rPrChange w:id="1" w:author="Ralph Haugerud" w:date="2014-10-04T13:01:00Z">
            <w:rPr/>
          </w:rPrChange>
        </w:rPr>
        <w:t>wa_ger_ofr87_16_text.pdf</w:t>
      </w:r>
      <w:r>
        <w:t xml:space="preserve"> </w:t>
      </w:r>
    </w:p>
    <w:p w:rsidR="00687C28" w:rsidRDefault="00687C28">
      <w:pPr>
        <w:pStyle w:val="ListParagraph"/>
        <w:numPr>
          <w:ilvl w:val="0"/>
          <w:numId w:val="1"/>
        </w:numPr>
        <w:pPrChange w:id="2" w:author="Ralph Haugerud" w:date="2014-10-04T13:00:00Z">
          <w:pPr/>
        </w:pPrChange>
      </w:pPr>
      <w:r>
        <w:t>Pasting copied parts into Microsoft Paint and saving as .</w:t>
      </w:r>
      <w:proofErr w:type="spellStart"/>
      <w:r>
        <w:t>png</w:t>
      </w:r>
      <w:proofErr w:type="spellEnd"/>
      <w:r>
        <w:t xml:space="preserve"> files</w:t>
      </w:r>
    </w:p>
    <w:p w:rsidR="00687C28" w:rsidRDefault="00687C28">
      <w:pPr>
        <w:pStyle w:val="ListParagraph"/>
        <w:numPr>
          <w:ilvl w:val="0"/>
          <w:numId w:val="1"/>
        </w:numPr>
        <w:pPrChange w:id="3" w:author="Ralph Haugerud" w:date="2014-10-04T13:00:00Z">
          <w:pPr/>
        </w:pPrChange>
      </w:pPr>
      <w:r>
        <w:t>Opening .</w:t>
      </w:r>
      <w:proofErr w:type="spellStart"/>
      <w:r>
        <w:t>png</w:t>
      </w:r>
      <w:proofErr w:type="spellEnd"/>
      <w:r>
        <w:t xml:space="preserve"> files with </w:t>
      </w:r>
      <w:proofErr w:type="spellStart"/>
      <w:r>
        <w:t>FreeOCR</w:t>
      </w:r>
      <w:proofErr w:type="spellEnd"/>
      <w:r>
        <w:t>, converting to text, and removing line breaks</w:t>
      </w:r>
    </w:p>
    <w:p w:rsidR="00687C28" w:rsidRDefault="00687C28">
      <w:pPr>
        <w:pStyle w:val="ListParagraph"/>
        <w:numPr>
          <w:ilvl w:val="0"/>
          <w:numId w:val="1"/>
        </w:numPr>
        <w:pPrChange w:id="4" w:author="Ralph Haugerud" w:date="2014-10-04T13:00:00Z">
          <w:pPr/>
        </w:pPrChange>
      </w:pPr>
      <w:r>
        <w:t>Pasting text into Microsoft Word</w:t>
      </w:r>
    </w:p>
    <w:p w:rsidR="00687C28" w:rsidRDefault="00687C28">
      <w:pPr>
        <w:pStyle w:val="ListParagraph"/>
        <w:numPr>
          <w:ilvl w:val="0"/>
          <w:numId w:val="1"/>
        </w:numPr>
        <w:pPrChange w:id="5" w:author="Ralph Haugerud" w:date="2014-10-04T13:00:00Z">
          <w:pPr/>
        </w:pPrChange>
      </w:pPr>
      <w:r>
        <w:t xml:space="preserve">Hand-editing, with reference to the original file </w:t>
      </w:r>
      <w:r w:rsidRPr="00687C28">
        <w:rPr>
          <w:i/>
          <w:rPrChange w:id="6" w:author="Ralph Haugerud" w:date="2014-10-04T13:01:00Z">
            <w:rPr/>
          </w:rPrChange>
        </w:rPr>
        <w:t>wa_ger_ofr87_16_text.pdf</w:t>
      </w:r>
      <w:r>
        <w:t xml:space="preserve"> </w:t>
      </w:r>
    </w:p>
    <w:p w:rsidR="00687C28" w:rsidRDefault="00687C28" w:rsidP="00193493">
      <w:r>
        <w:t xml:space="preserve">View </w:t>
      </w:r>
      <w:r w:rsidRPr="00687C28">
        <w:rPr>
          <w:i/>
          <w:rPrChange w:id="7" w:author="Ralph Haugerud" w:date="2014-10-04T13:00:00Z">
            <w:rPr/>
          </w:rPrChange>
        </w:rPr>
        <w:t>Final: Show Markup</w:t>
      </w:r>
      <w:r>
        <w:t xml:space="preserve"> to see edits. View </w:t>
      </w:r>
      <w:r w:rsidRPr="00687C28">
        <w:rPr>
          <w:i/>
          <w:rPrChange w:id="8" w:author="Ralph Haugerud" w:date="2014-10-04T13:00:00Z">
            <w:rPr/>
          </w:rPrChange>
        </w:rPr>
        <w:t>Final</w:t>
      </w:r>
      <w:r>
        <w:t xml:space="preserve"> to copy and paste text in </w:t>
      </w:r>
      <w:proofErr w:type="spellStart"/>
      <w:r>
        <w:t>DescriptionOfMapUnits</w:t>
      </w:r>
      <w:proofErr w:type="spellEnd"/>
      <w:r>
        <w:t xml:space="preserve"> table. </w:t>
      </w:r>
    </w:p>
    <w:p w:rsidR="00687C28" w:rsidRDefault="00687C28" w:rsidP="00193493">
      <w:r>
        <w:t>-----------------------------------------------------------------------------------------------</w:t>
      </w:r>
    </w:p>
    <w:p w:rsidR="00687C28" w:rsidRDefault="00687C28" w:rsidP="00193493">
      <w:pPr>
        <w:rPr>
          <w:ins w:id="9" w:author="Ralph Haugerud" w:date="2014-10-04T12:58:00Z"/>
        </w:rPr>
      </w:pPr>
    </w:p>
    <w:p w:rsidR="00193493" w:rsidRDefault="00193493" w:rsidP="00193493">
      <w:proofErr w:type="spellStart"/>
      <w:r>
        <w:t>Qal</w:t>
      </w:r>
      <w:proofErr w:type="spellEnd"/>
    </w:p>
    <w:p w:rsidR="009B3410" w:rsidRDefault="00193493" w:rsidP="00193493">
      <w:r>
        <w:t xml:space="preserve">Alluvium--Silt, sand, and gravel deposited in streambeds and fans; surface relatively </w:t>
      </w:r>
      <w:proofErr w:type="spellStart"/>
      <w:r>
        <w:t>undissected</w:t>
      </w:r>
      <w:proofErr w:type="spellEnd"/>
      <w:r>
        <w:t>; includes some low-leve</w:t>
      </w:r>
      <w:ins w:id="10" w:author="Ralph Haugerud" w:date="2014-10-04T12:25:00Z">
        <w:r w:rsidR="00915BF6">
          <w:t>l</w:t>
        </w:r>
      </w:ins>
      <w:del w:id="11" w:author="Ralph Haugerud" w:date="2014-10-04T12:25:00Z">
        <w:r w:rsidDel="00915BF6">
          <w:delText>i</w:delText>
        </w:r>
      </w:del>
      <w:del w:id="12" w:author="Ralph Haugerud" w:date="2014-10-04T12:57:00Z">
        <w:r w:rsidDel="00687C28">
          <w:delText xml:space="preserve">  </w:delText>
        </w:r>
      </w:del>
      <w:ins w:id="13" w:author="Ralph Haugerud" w:date="2014-10-04T12:57:00Z">
        <w:r w:rsidR="00687C28">
          <w:t xml:space="preserve"> </w:t>
        </w:r>
      </w:ins>
      <w:r>
        <w:t xml:space="preserve">terraces and some </w:t>
      </w:r>
      <w:proofErr w:type="spellStart"/>
      <w:r>
        <w:t>Iacustrine</w:t>
      </w:r>
      <w:proofErr w:type="spellEnd"/>
      <w:r>
        <w:t xml:space="preserve"> deposits; may inc</w:t>
      </w:r>
      <w:ins w:id="14" w:author="Ralph Haugerud" w:date="2014-10-04T12:25:00Z">
        <w:r w:rsidR="00915BF6">
          <w:t>l</w:t>
        </w:r>
      </w:ins>
      <w:del w:id="15" w:author="Ralph Haugerud" w:date="2014-10-04T12:25:00Z">
        <w:r w:rsidDel="00915BF6">
          <w:delText>i</w:delText>
        </w:r>
      </w:del>
      <w:r>
        <w:t xml:space="preserve">ude some </w:t>
      </w:r>
      <w:del w:id="16" w:author="Ralph Haugerud" w:date="2014-10-04T13:16:00Z">
        <w:r w:rsidDel="00A717A6">
          <w:delText xml:space="preserve">g1acial </w:delText>
        </w:r>
      </w:del>
      <w:ins w:id="17" w:author="Ralph Haugerud" w:date="2014-10-04T13:16:00Z">
        <w:r w:rsidR="00A717A6">
          <w:t>g</w:t>
        </w:r>
        <w:r w:rsidR="00A717A6">
          <w:t>l</w:t>
        </w:r>
        <w:bookmarkStart w:id="18" w:name="_GoBack"/>
        <w:bookmarkEnd w:id="18"/>
        <w:r w:rsidR="00A717A6">
          <w:t xml:space="preserve">acial </w:t>
        </w:r>
      </w:ins>
      <w:r>
        <w:t xml:space="preserve">deposits and some </w:t>
      </w:r>
      <w:del w:id="19" w:author="Ralph Haugerud" w:date="2014-10-04T12:25:00Z">
        <w:r w:rsidDel="00915BF6">
          <w:delText xml:space="preserve">v01canic </w:delText>
        </w:r>
      </w:del>
      <w:ins w:id="20" w:author="Ralph Haugerud" w:date="2014-10-04T12:25:00Z">
        <w:r w:rsidR="00915BF6">
          <w:t xml:space="preserve">volcanic </w:t>
        </w:r>
      </w:ins>
      <w:r>
        <w:t>mudf</w:t>
      </w:r>
      <w:ins w:id="21" w:author="Ralph Haugerud" w:date="2014-10-04T12:25:00Z">
        <w:r w:rsidR="00915BF6">
          <w:t>lo</w:t>
        </w:r>
      </w:ins>
      <w:del w:id="22" w:author="Ralph Haugerud" w:date="2014-10-04T12:25:00Z">
        <w:r w:rsidDel="00915BF6">
          <w:delText>1u</w:delText>
        </w:r>
      </w:del>
      <w:r>
        <w:t>w deposits</w:t>
      </w:r>
    </w:p>
    <w:p w:rsidR="00193493" w:rsidRDefault="00193493" w:rsidP="00193493">
      <w:del w:id="23" w:author="Ralph Haugerud" w:date="2014-10-04T12:25:00Z">
        <w:r w:rsidDel="00915BF6">
          <w:delText xml:space="preserve">Q15  </w:delText>
        </w:r>
      </w:del>
      <w:proofErr w:type="spellStart"/>
      <w:ins w:id="24" w:author="Ralph Haugerud" w:date="2014-10-04T12:25:00Z">
        <w:r w:rsidR="00915BF6">
          <w:t>Qls</w:t>
        </w:r>
      </w:ins>
      <w:proofErr w:type="spellEnd"/>
      <w:ins w:id="25" w:author="Ralph Haugerud" w:date="2014-10-04T12:57:00Z">
        <w:r w:rsidR="00687C28">
          <w:t xml:space="preserve"> </w:t>
        </w:r>
      </w:ins>
    </w:p>
    <w:p w:rsidR="00193493" w:rsidRDefault="00193493" w:rsidP="00193493">
      <w:del w:id="26" w:author="Ralph Haugerud" w:date="2014-10-04T12:25:00Z">
        <w:r w:rsidDel="00915BF6">
          <w:delText xml:space="preserve">Lands11de </w:delText>
        </w:r>
      </w:del>
      <w:ins w:id="27" w:author="Ralph Haugerud" w:date="2014-10-04T12:25:00Z">
        <w:r w:rsidR="00915BF6">
          <w:t xml:space="preserve">Landslide </w:t>
        </w:r>
      </w:ins>
      <w:r>
        <w:t>debris</w:t>
      </w:r>
      <w:del w:id="28" w:author="Ralph Haugerud" w:date="2014-10-04T12:25:00Z">
        <w:r w:rsidDel="00915BF6">
          <w:delText>-~</w:delText>
        </w:r>
      </w:del>
      <w:ins w:id="29" w:author="Ralph Haugerud" w:date="2014-10-04T12:25:00Z">
        <w:r w:rsidR="00915BF6">
          <w:t>--</w:t>
        </w:r>
      </w:ins>
      <w:r>
        <w:t xml:space="preserve">Rock fragments, </w:t>
      </w:r>
      <w:del w:id="30" w:author="Ralph Haugerud" w:date="2014-10-04T12:25:00Z">
        <w:r w:rsidDel="00915BF6">
          <w:delText>c011uvium</w:delText>
        </w:r>
      </w:del>
      <w:ins w:id="31" w:author="Ralph Haugerud" w:date="2014-10-04T12:25:00Z">
        <w:r w:rsidR="00915BF6">
          <w:t>colluvium</w:t>
        </w:r>
      </w:ins>
      <w:r>
        <w:t xml:space="preserve">, soil, and, </w:t>
      </w:r>
      <w:del w:id="32" w:author="Ralph Haugerud" w:date="2014-10-04T12:25:00Z">
        <w:r w:rsidDel="00915BF6">
          <w:delText>10cal1y</w:delText>
        </w:r>
      </w:del>
      <w:ins w:id="33" w:author="Ralph Haugerud" w:date="2014-10-04T12:25:00Z">
        <w:r w:rsidR="00915BF6">
          <w:t>locally</w:t>
        </w:r>
      </w:ins>
      <w:r>
        <w:t>,</w:t>
      </w:r>
      <w:del w:id="34" w:author="Ralph Haugerud" w:date="2014-10-04T12:57:00Z">
        <w:r w:rsidDel="00687C28">
          <w:delText xml:space="preserve">  </w:delText>
        </w:r>
      </w:del>
      <w:ins w:id="35" w:author="Ralph Haugerud" w:date="2014-10-04T12:57:00Z">
        <w:r w:rsidR="00687C28">
          <w:t xml:space="preserve"> </w:t>
        </w:r>
      </w:ins>
      <w:r>
        <w:t>organ</w:t>
      </w:r>
      <w:ins w:id="36" w:author="Ralph Haugerud" w:date="2014-10-04T12:26:00Z">
        <w:r w:rsidR="00915BF6">
          <w:t>i</w:t>
        </w:r>
      </w:ins>
      <w:del w:id="37" w:author="Ralph Haugerud" w:date="2014-10-04T12:26:00Z">
        <w:r w:rsidDel="00915BF6">
          <w:delText>l</w:delText>
        </w:r>
      </w:del>
      <w:r>
        <w:t xml:space="preserve">c matter deposited by mass wasting; </w:t>
      </w:r>
      <w:proofErr w:type="spellStart"/>
      <w:r>
        <w:t>unstratified</w:t>
      </w:r>
      <w:proofErr w:type="spellEnd"/>
      <w:r>
        <w:t xml:space="preserve"> and poorly</w:t>
      </w:r>
      <w:del w:id="38" w:author="Ralph Haugerud" w:date="2014-10-04T12:57:00Z">
        <w:r w:rsidDel="00687C28">
          <w:delText xml:space="preserve">  </w:delText>
        </w:r>
      </w:del>
      <w:ins w:id="39" w:author="Ralph Haugerud" w:date="2014-10-04T12:57:00Z">
        <w:r w:rsidR="00687C28">
          <w:t xml:space="preserve"> </w:t>
        </w:r>
      </w:ins>
      <w:r>
        <w:t>sorted; surface c</w:t>
      </w:r>
      <w:ins w:id="40" w:author="Ralph Haugerud" w:date="2014-10-04T12:26:00Z">
        <w:r w:rsidR="00915BF6">
          <w:t>o</w:t>
        </w:r>
      </w:ins>
      <w:del w:id="41" w:author="Ralph Haugerud" w:date="2014-10-04T12:26:00Z">
        <w:r w:rsidDel="00915BF6">
          <w:delText>u</w:delText>
        </w:r>
      </w:del>
      <w:r>
        <w:t>mm</w:t>
      </w:r>
      <w:ins w:id="42" w:author="Ralph Haugerud" w:date="2014-10-04T12:26:00Z">
        <w:r w:rsidR="00915BF6">
          <w:t>o</w:t>
        </w:r>
      </w:ins>
      <w:del w:id="43" w:author="Ralph Haugerud" w:date="2014-10-04T12:26:00Z">
        <w:r w:rsidDel="00915BF6">
          <w:delText>0</w:delText>
        </w:r>
      </w:del>
      <w:proofErr w:type="gramStart"/>
      <w:r>
        <w:t>n</w:t>
      </w:r>
      <w:ins w:id="44" w:author="Ralph Haugerud" w:date="2014-10-04T12:26:00Z">
        <w:r w:rsidR="00915BF6">
          <w:t>l</w:t>
        </w:r>
      </w:ins>
      <w:proofErr w:type="gramEnd"/>
      <w:del w:id="45" w:author="Ralph Haugerud" w:date="2014-10-04T12:26:00Z">
        <w:r w:rsidDel="00915BF6">
          <w:delText>1</w:delText>
        </w:r>
      </w:del>
      <w:r>
        <w:t>y hummocky</w:t>
      </w:r>
      <w:del w:id="46" w:author="Ralph Haugerud" w:date="2014-10-04T12:57:00Z">
        <w:r w:rsidDel="00687C28">
          <w:delText xml:space="preserve">  </w:delText>
        </w:r>
      </w:del>
      <w:ins w:id="47" w:author="Ralph Haugerud" w:date="2014-10-04T12:57:00Z">
        <w:r w:rsidR="00687C28">
          <w:t xml:space="preserve"> </w:t>
        </w:r>
      </w:ins>
      <w:del w:id="48" w:author="Ralph Haugerud" w:date="2014-10-04T12:57:00Z">
        <w:r w:rsidDel="00687C28">
          <w:delText xml:space="preserve">  </w:delText>
        </w:r>
      </w:del>
      <w:ins w:id="49" w:author="Ralph Haugerud" w:date="2014-10-04T12:57:00Z">
        <w:r w:rsidR="00687C28">
          <w:t xml:space="preserve"> </w:t>
        </w:r>
      </w:ins>
      <w:del w:id="50" w:author="Ralph Haugerud" w:date="2014-10-04T12:57:00Z">
        <w:r w:rsidDel="00687C28">
          <w:delText xml:space="preserve">  </w:delText>
        </w:r>
      </w:del>
      <w:ins w:id="51" w:author="Ralph Haugerud" w:date="2014-10-04T12:57:00Z">
        <w:r w:rsidR="00687C28">
          <w:t xml:space="preserve"> </w:t>
        </w:r>
      </w:ins>
    </w:p>
    <w:p w:rsidR="00193493" w:rsidRDefault="00193493" w:rsidP="00193493">
      <w:del w:id="52" w:author="Ralph Haugerud" w:date="2014-10-04T12:26:00Z">
        <w:r w:rsidDel="00915BF6">
          <w:delText xml:space="preserve">Ode  </w:delText>
        </w:r>
      </w:del>
      <w:proofErr w:type="spellStart"/>
      <w:ins w:id="53" w:author="Ralph Haugerud" w:date="2014-10-04T12:26:00Z">
        <w:r w:rsidR="00915BF6">
          <w:t>Qde</w:t>
        </w:r>
      </w:ins>
      <w:proofErr w:type="spellEnd"/>
      <w:ins w:id="54" w:author="Ralph Haugerud" w:date="2014-10-04T12:57:00Z">
        <w:r w:rsidR="00687C28">
          <w:t xml:space="preserve"> </w:t>
        </w:r>
      </w:ins>
      <w:proofErr w:type="spellStart"/>
      <w:r>
        <w:t>Qdet</w:t>
      </w:r>
      <w:proofErr w:type="spellEnd"/>
      <w:del w:id="55" w:author="Ralph Haugerud" w:date="2014-10-04T12:57:00Z">
        <w:r w:rsidDel="00687C28">
          <w:delText xml:space="preserve">  </w:delText>
        </w:r>
      </w:del>
      <w:ins w:id="56" w:author="Ralph Haugerud" w:date="2014-10-04T12:57:00Z">
        <w:r w:rsidR="00687C28">
          <w:t xml:space="preserve"> </w:t>
        </w:r>
      </w:ins>
    </w:p>
    <w:p w:rsidR="00193493" w:rsidRDefault="00193493" w:rsidP="00193493">
      <w:r>
        <w:t>Evans Creek Drift--Undifferentiated alpine glacial drift</w:t>
      </w:r>
      <w:del w:id="57" w:author="Ralph Haugerud" w:date="2014-10-04T12:57:00Z">
        <w:r w:rsidDel="00687C28">
          <w:delText xml:space="preserve">  </w:delText>
        </w:r>
      </w:del>
      <w:ins w:id="58" w:author="Ralph Haugerud" w:date="2014-10-04T12:57:00Z">
        <w:r w:rsidR="00687C28">
          <w:t xml:space="preserve"> </w:t>
        </w:r>
      </w:ins>
      <w:r>
        <w:t>consisting of till, moraine, and outwash deposits (Hammond,</w:t>
      </w:r>
      <w:del w:id="59" w:author="Ralph Haugerud" w:date="2014-10-04T12:57:00Z">
        <w:r w:rsidDel="00687C28">
          <w:delText xml:space="preserve">  </w:delText>
        </w:r>
      </w:del>
      <w:ins w:id="60" w:author="Ralph Haugerud" w:date="2014-10-04T12:57:00Z">
        <w:r w:rsidR="00687C28">
          <w:t xml:space="preserve"> </w:t>
        </w:r>
      </w:ins>
      <w:r>
        <w:t>1980</w:t>
      </w:r>
      <w:ins w:id="61" w:author="Ralph Haugerud" w:date="2014-10-04T12:26:00Z">
        <w:r w:rsidR="00915BF6">
          <w:t>)</w:t>
        </w:r>
      </w:ins>
      <w:del w:id="62" w:author="Ralph Haugerud" w:date="2014-10-04T12:26:00Z">
        <w:r w:rsidDel="00915BF6">
          <w:delText>]</w:delText>
        </w:r>
      </w:del>
      <w:r>
        <w:t xml:space="preserve">; till </w:t>
      </w:r>
      <w:ins w:id="63" w:author="Ralph Haugerud" w:date="2014-10-04T12:27:00Z">
        <w:r w:rsidR="00915BF6">
          <w:t>(</w:t>
        </w:r>
      </w:ins>
      <w:proofErr w:type="spellStart"/>
      <w:del w:id="64" w:author="Ralph Haugerud" w:date="2014-10-04T12:27:00Z">
        <w:r w:rsidDel="00915BF6">
          <w:delText>[</w:delText>
        </w:r>
      </w:del>
      <w:ins w:id="65" w:author="Ralph Haugerud" w:date="2014-10-04T12:26:00Z">
        <w:r w:rsidR="00915BF6">
          <w:t>Q</w:t>
        </w:r>
      </w:ins>
      <w:del w:id="66" w:author="Ralph Haugerud" w:date="2014-10-04T12:26:00Z">
        <w:r w:rsidDel="00915BF6">
          <w:delText>U</w:delText>
        </w:r>
      </w:del>
      <w:r>
        <w:t>det</w:t>
      </w:r>
      <w:proofErr w:type="spellEnd"/>
      <w:ins w:id="67" w:author="Ralph Haugerud" w:date="2014-10-04T12:26:00Z">
        <w:r w:rsidR="00915BF6">
          <w:t>)</w:t>
        </w:r>
      </w:ins>
      <w:del w:id="68" w:author="Ralph Haugerud" w:date="2014-10-04T12:26:00Z">
        <w:r w:rsidDel="00915BF6">
          <w:delText>]</w:delText>
        </w:r>
      </w:del>
      <w:r>
        <w:t xml:space="preserve"> is </w:t>
      </w:r>
      <w:proofErr w:type="spellStart"/>
      <w:r>
        <w:t>bouldery</w:t>
      </w:r>
      <w:proofErr w:type="spellEnd"/>
      <w:r>
        <w:t>, loosely compacted, and complexly</w:t>
      </w:r>
      <w:del w:id="69" w:author="Ralph Haugerud" w:date="2014-10-04T12:57:00Z">
        <w:r w:rsidDel="00687C28">
          <w:delText xml:space="preserve">  </w:delText>
        </w:r>
      </w:del>
      <w:ins w:id="70" w:author="Ralph Haugerud" w:date="2014-10-04T12:57:00Z">
        <w:r w:rsidR="00687C28">
          <w:t xml:space="preserve"> </w:t>
        </w:r>
      </w:ins>
      <w:proofErr w:type="spellStart"/>
      <w:r>
        <w:t>interbedded</w:t>
      </w:r>
      <w:proofErr w:type="spellEnd"/>
      <w:r>
        <w:t xml:space="preserve"> with poorly sorted silt, sand, and gravel; oxidized</w:t>
      </w:r>
      <w:del w:id="71" w:author="Ralph Haugerud" w:date="2014-10-04T12:57:00Z">
        <w:r w:rsidDel="00687C28">
          <w:delText xml:space="preserve">  </w:delText>
        </w:r>
      </w:del>
      <w:ins w:id="72" w:author="Ralph Haugerud" w:date="2014-10-04T12:57:00Z">
        <w:r w:rsidR="00687C28">
          <w:t xml:space="preserve"> </w:t>
        </w:r>
      </w:ins>
      <w:r>
        <w:t>yellowish-brown 0.6 to 0.9 m deep; cobbles near the surface</w:t>
      </w:r>
      <w:del w:id="73" w:author="Ralph Haugerud" w:date="2014-10-04T12:57:00Z">
        <w:r w:rsidDel="00687C28">
          <w:delText xml:space="preserve">  </w:delText>
        </w:r>
      </w:del>
      <w:ins w:id="74" w:author="Ralph Haugerud" w:date="2014-10-04T12:57:00Z">
        <w:r w:rsidR="00687C28">
          <w:t xml:space="preserve"> </w:t>
        </w:r>
      </w:ins>
      <w:r>
        <w:t>generally lack weathered rinds; moraines retain much original</w:t>
      </w:r>
      <w:del w:id="75" w:author="Ralph Haugerud" w:date="2014-10-04T12:57:00Z">
        <w:r w:rsidDel="00687C28">
          <w:delText xml:space="preserve">  </w:delText>
        </w:r>
      </w:del>
      <w:ins w:id="76" w:author="Ralph Haugerud" w:date="2014-10-04T12:57:00Z">
        <w:r w:rsidR="00687C28">
          <w:t xml:space="preserve"> </w:t>
        </w:r>
      </w:ins>
      <w:r>
        <w:t>constructional topography; outwash deposits are loosely</w:t>
      </w:r>
      <w:del w:id="77" w:author="Ralph Haugerud" w:date="2014-10-04T12:57:00Z">
        <w:r w:rsidDel="00687C28">
          <w:delText xml:space="preserve">  </w:delText>
        </w:r>
      </w:del>
      <w:ins w:id="78" w:author="Ralph Haugerud" w:date="2014-10-04T12:57:00Z">
        <w:r w:rsidR="00687C28">
          <w:t xml:space="preserve"> </w:t>
        </w:r>
      </w:ins>
      <w:r>
        <w:t>consolidated, stratified, poorly to well-sorted silts, sands, and</w:t>
      </w:r>
      <w:del w:id="79" w:author="Ralph Haugerud" w:date="2014-10-04T12:57:00Z">
        <w:r w:rsidDel="00687C28">
          <w:delText xml:space="preserve">  </w:delText>
        </w:r>
      </w:del>
      <w:ins w:id="80" w:author="Ralph Haugerud" w:date="2014-10-04T12:57:00Z">
        <w:r w:rsidR="00687C28">
          <w:t xml:space="preserve"> </w:t>
        </w:r>
      </w:ins>
      <w:r>
        <w:t>gravels and commonly underlie terraces graded to moraines; occurs</w:t>
      </w:r>
      <w:del w:id="81" w:author="Ralph Haugerud" w:date="2014-10-04T12:57:00Z">
        <w:r w:rsidDel="00687C28">
          <w:delText xml:space="preserve">  </w:delText>
        </w:r>
      </w:del>
      <w:ins w:id="82" w:author="Ralph Haugerud" w:date="2014-10-04T12:57:00Z">
        <w:r w:rsidR="00687C28">
          <w:t xml:space="preserve"> </w:t>
        </w:r>
      </w:ins>
      <w:r>
        <w:t>in most valleys, deposited by Cascade ice cap; includes younger</w:t>
      </w:r>
      <w:del w:id="83" w:author="Ralph Haugerud" w:date="2014-10-04T12:57:00Z">
        <w:r w:rsidDel="00687C28">
          <w:delText xml:space="preserve">  </w:delText>
        </w:r>
      </w:del>
      <w:ins w:id="84" w:author="Ralph Haugerud" w:date="2014-10-04T12:57:00Z">
        <w:r w:rsidR="00687C28">
          <w:t xml:space="preserve"> </w:t>
        </w:r>
      </w:ins>
      <w:r>
        <w:t xml:space="preserve">till in </w:t>
      </w:r>
      <w:proofErr w:type="spellStart"/>
      <w:r>
        <w:t>Tieton</w:t>
      </w:r>
      <w:proofErr w:type="spellEnd"/>
      <w:r>
        <w:t xml:space="preserve"> River Valley of Long </w:t>
      </w:r>
      <w:ins w:id="85" w:author="Ralph Haugerud" w:date="2014-10-04T12:27:00Z">
        <w:r w:rsidR="00915BF6">
          <w:t>(</w:t>
        </w:r>
      </w:ins>
      <w:del w:id="86" w:author="Ralph Haugerud" w:date="2014-10-04T12:27:00Z">
        <w:r w:rsidDel="00915BF6">
          <w:delText>[</w:delText>
        </w:r>
      </w:del>
      <w:r>
        <w:t>1951</w:t>
      </w:r>
      <w:ins w:id="87" w:author="Ralph Haugerud" w:date="2014-10-04T12:27:00Z">
        <w:r w:rsidR="00915BF6">
          <w:t>)</w:t>
        </w:r>
      </w:ins>
      <w:del w:id="88" w:author="Ralph Haugerud" w:date="2014-10-04T12:27:00Z">
        <w:r w:rsidDel="00915BF6">
          <w:delText>}</w:delText>
        </w:r>
      </w:del>
      <w:r>
        <w:t>; age between 12,500</w:t>
      </w:r>
      <w:del w:id="89" w:author="Ralph Haugerud" w:date="2014-10-04T12:57:00Z">
        <w:r w:rsidDel="00687C28">
          <w:delText xml:space="preserve">  </w:delText>
        </w:r>
      </w:del>
      <w:ins w:id="90" w:author="Ralph Haugerud" w:date="2014-10-04T12:57:00Z">
        <w:r w:rsidR="00687C28">
          <w:t xml:space="preserve"> </w:t>
        </w:r>
      </w:ins>
      <w:r>
        <w:t xml:space="preserve">and 20,000 </w:t>
      </w:r>
      <w:proofErr w:type="spellStart"/>
      <w:r>
        <w:t>yr</w:t>
      </w:r>
      <w:proofErr w:type="spellEnd"/>
      <w:r>
        <w:t xml:space="preserve"> </w:t>
      </w:r>
      <w:ins w:id="91" w:author="Ralph Haugerud" w:date="2014-10-04T12:28:00Z">
        <w:r w:rsidR="00915BF6">
          <w:t>(</w:t>
        </w:r>
      </w:ins>
      <w:proofErr w:type="spellStart"/>
      <w:del w:id="92" w:author="Ralph Haugerud" w:date="2014-10-04T12:28:00Z">
        <w:r w:rsidDel="00915BF6">
          <w:delText>[</w:delText>
        </w:r>
      </w:del>
      <w:r>
        <w:t>Crandell</w:t>
      </w:r>
      <w:proofErr w:type="spellEnd"/>
      <w:r>
        <w:t xml:space="preserve"> and Miller, 19</w:t>
      </w:r>
      <w:ins w:id="93" w:author="Ralph Haugerud" w:date="2014-10-04T12:28:00Z">
        <w:r w:rsidR="00915BF6">
          <w:t>7</w:t>
        </w:r>
      </w:ins>
      <w:del w:id="94" w:author="Ralph Haugerud" w:date="2014-10-04T12:28:00Z">
        <w:r w:rsidDel="00915BF6">
          <w:delText>?</w:delText>
        </w:r>
      </w:del>
      <w:r>
        <w:t>4</w:t>
      </w:r>
      <w:ins w:id="95" w:author="Ralph Haugerud" w:date="2014-10-04T12:28:00Z">
        <w:r w:rsidR="00915BF6">
          <w:t>)</w:t>
        </w:r>
      </w:ins>
      <w:del w:id="96" w:author="Ralph Haugerud" w:date="2014-10-04T12:28:00Z">
        <w:r w:rsidDel="00915BF6">
          <w:delText>]</w:delText>
        </w:r>
      </w:del>
      <w:del w:id="97" w:author="Ralph Haugerud" w:date="2014-10-04T12:57:00Z">
        <w:r w:rsidDel="00687C28">
          <w:delText xml:space="preserve">  </w:delText>
        </w:r>
      </w:del>
      <w:ins w:id="98" w:author="Ralph Haugerud" w:date="2014-10-04T12:57:00Z">
        <w:r w:rsidR="00687C28">
          <w:t xml:space="preserve"> </w:t>
        </w:r>
      </w:ins>
      <w:del w:id="99" w:author="Ralph Haugerud" w:date="2014-10-04T12:57:00Z">
        <w:r w:rsidDel="00687C28">
          <w:delText xml:space="preserve">  </w:delText>
        </w:r>
      </w:del>
      <w:ins w:id="100" w:author="Ralph Haugerud" w:date="2014-10-04T12:57:00Z">
        <w:r w:rsidR="00687C28">
          <w:t xml:space="preserve"> </w:t>
        </w:r>
      </w:ins>
      <w:del w:id="101" w:author="Ralph Haugerud" w:date="2014-10-04T12:57:00Z">
        <w:r w:rsidDel="00687C28">
          <w:delText xml:space="preserve">  </w:delText>
        </w:r>
      </w:del>
      <w:ins w:id="102" w:author="Ralph Haugerud" w:date="2014-10-04T12:57:00Z">
        <w:r w:rsidR="00687C28">
          <w:t xml:space="preserve"> </w:t>
        </w:r>
      </w:ins>
      <w:del w:id="103" w:author="Ralph Haugerud" w:date="2014-10-04T12:57:00Z">
        <w:r w:rsidDel="00687C28">
          <w:delText xml:space="preserve">  </w:delText>
        </w:r>
      </w:del>
      <w:ins w:id="104" w:author="Ralph Haugerud" w:date="2014-10-04T12:57:00Z">
        <w:r w:rsidR="00687C28">
          <w:t xml:space="preserve"> </w:t>
        </w:r>
      </w:ins>
    </w:p>
    <w:p w:rsidR="00193493" w:rsidRDefault="00193493" w:rsidP="00193493">
      <w:del w:id="105" w:author="Ralph Haugerud" w:date="2014-10-04T12:28:00Z">
        <w:r w:rsidDel="00915BF6">
          <w:delText xml:space="preserve">TVC3  </w:delText>
        </w:r>
      </w:del>
      <w:ins w:id="106" w:author="Ralph Haugerud" w:date="2014-10-04T12:28:00Z">
        <w:r w:rsidR="00915BF6">
          <w:t>Tvc</w:t>
        </w:r>
        <w:r w:rsidR="00915BF6" w:rsidRPr="00915BF6">
          <w:rPr>
            <w:vertAlign w:val="subscript"/>
            <w:rPrChange w:id="107" w:author="Ralph Haugerud" w:date="2014-10-04T12:28:00Z">
              <w:rPr/>
            </w:rPrChange>
          </w:rPr>
          <w:t>3</w:t>
        </w:r>
      </w:ins>
      <w:ins w:id="108" w:author="Ralph Haugerud" w:date="2014-10-04T12:57:00Z">
        <w:r w:rsidR="00687C28">
          <w:t xml:space="preserve"> </w:t>
        </w:r>
      </w:ins>
    </w:p>
    <w:p w:rsidR="00193493" w:rsidRDefault="00193493" w:rsidP="00193493">
      <w:r>
        <w:t xml:space="preserve">Lower Miocene </w:t>
      </w:r>
      <w:proofErr w:type="spellStart"/>
      <w:r>
        <w:t>volcaniclastic</w:t>
      </w:r>
      <w:proofErr w:type="spellEnd"/>
      <w:r>
        <w:t xml:space="preserve"> rocks</w:t>
      </w:r>
      <w:del w:id="109" w:author="Ralph Haugerud" w:date="2014-10-04T12:28:00Z">
        <w:r w:rsidDel="00915BF6">
          <w:delText>——</w:delText>
        </w:r>
      </w:del>
      <w:ins w:id="110" w:author="Ralph Haugerud" w:date="2014-10-04T12:28:00Z">
        <w:r w:rsidR="00915BF6">
          <w:t>--</w:t>
        </w:r>
      </w:ins>
      <w:r>
        <w:t xml:space="preserve">Multicolored </w:t>
      </w:r>
      <w:proofErr w:type="spellStart"/>
      <w:r>
        <w:t>volcaniclastic</w:t>
      </w:r>
      <w:proofErr w:type="spellEnd"/>
      <w:del w:id="111" w:author="Ralph Haugerud" w:date="2014-10-04T12:57:00Z">
        <w:r w:rsidDel="00687C28">
          <w:delText xml:space="preserve">  </w:delText>
        </w:r>
      </w:del>
      <w:ins w:id="112" w:author="Ralph Haugerud" w:date="2014-10-04T12:57:00Z">
        <w:r w:rsidR="00687C28">
          <w:t xml:space="preserve"> </w:t>
        </w:r>
      </w:ins>
      <w:r>
        <w:t xml:space="preserve">rocks including tuff, tuff </w:t>
      </w:r>
      <w:proofErr w:type="spellStart"/>
      <w:r>
        <w:t>breccias</w:t>
      </w:r>
      <w:proofErr w:type="spellEnd"/>
      <w:r>
        <w:t>, lithic breccia, conglom</w:t>
      </w:r>
      <w:del w:id="113" w:author="Ralph Haugerud" w:date="2014-10-04T12:28:00Z">
        <w:r w:rsidDel="00915BF6">
          <w:delText xml:space="preserve">-  </w:delText>
        </w:r>
      </w:del>
      <w:r>
        <w:t xml:space="preserve">erate, and volcanic sandstone; </w:t>
      </w:r>
      <w:proofErr w:type="spellStart"/>
      <w:r>
        <w:t>interbedded</w:t>
      </w:r>
      <w:proofErr w:type="spellEnd"/>
      <w:r>
        <w:t xml:space="preserve"> with lava flows, shown</w:t>
      </w:r>
      <w:del w:id="114" w:author="Ralph Haugerud" w:date="2014-10-04T12:57:00Z">
        <w:r w:rsidDel="00687C28">
          <w:delText xml:space="preserve">  </w:delText>
        </w:r>
      </w:del>
      <w:ins w:id="115" w:author="Ralph Haugerud" w:date="2014-10-04T12:57:00Z">
        <w:r w:rsidR="00687C28">
          <w:t xml:space="preserve"> </w:t>
        </w:r>
      </w:ins>
      <w:r>
        <w:t>separately as Tva</w:t>
      </w:r>
      <w:r w:rsidRPr="00915BF6">
        <w:rPr>
          <w:vertAlign w:val="subscript"/>
          <w:rPrChange w:id="116" w:author="Ralph Haugerud" w:date="2014-10-04T12:29:00Z">
            <w:rPr/>
          </w:rPrChange>
        </w:rPr>
        <w:t>3</w:t>
      </w:r>
      <w:r>
        <w:t>, and Tvb</w:t>
      </w:r>
      <w:r w:rsidRPr="00915BF6">
        <w:rPr>
          <w:vertAlign w:val="subscript"/>
          <w:rPrChange w:id="117" w:author="Ralph Haugerud" w:date="2014-10-04T12:29:00Z">
            <w:rPr/>
          </w:rPrChange>
        </w:rPr>
        <w:t>3</w:t>
      </w:r>
      <w:r>
        <w:t>; shown as Tvt</w:t>
      </w:r>
      <w:r w:rsidRPr="00915BF6">
        <w:rPr>
          <w:vertAlign w:val="subscript"/>
          <w:rPrChange w:id="118" w:author="Ralph Haugerud" w:date="2014-10-04T12:29:00Z">
            <w:rPr/>
          </w:rPrChange>
        </w:rPr>
        <w:t>3</w:t>
      </w:r>
      <w:r>
        <w:t xml:space="preserve"> where unit is pri</w:t>
      </w:r>
      <w:del w:id="119" w:author="Ralph Haugerud" w:date="2014-10-04T12:29:00Z">
        <w:r w:rsidDel="00915BF6">
          <w:delText xml:space="preserve">-  </w:delText>
        </w:r>
      </w:del>
      <w:r>
        <w:t>marily unworked tuff and tuff breccia; unit is similar to unit</w:t>
      </w:r>
      <w:del w:id="120" w:author="Ralph Haugerud" w:date="2014-10-04T12:29:00Z">
        <w:r w:rsidDel="00915BF6">
          <w:delText xml:space="preserve"> </w:delText>
        </w:r>
      </w:del>
      <w:r>
        <w:t xml:space="preserve"> </w:t>
      </w:r>
      <w:proofErr w:type="spellStart"/>
      <w:r>
        <w:t>Toh</w:t>
      </w:r>
      <w:proofErr w:type="spellEnd"/>
      <w:r>
        <w:t xml:space="preserve"> </w:t>
      </w:r>
      <w:ins w:id="121" w:author="Ralph Haugerud" w:date="2014-10-04T12:29:00Z">
        <w:r w:rsidR="00915BF6">
          <w:t>(</w:t>
        </w:r>
      </w:ins>
      <w:proofErr w:type="spellStart"/>
      <w:del w:id="122" w:author="Ralph Haugerud" w:date="2014-10-04T12:29:00Z">
        <w:r w:rsidDel="00915BF6">
          <w:delText>[</w:delText>
        </w:r>
      </w:del>
      <w:r>
        <w:t>Ohanapecosh</w:t>
      </w:r>
      <w:proofErr w:type="spellEnd"/>
      <w:r>
        <w:t xml:space="preserve"> Formation), but is commonly thinner, less</w:t>
      </w:r>
      <w:del w:id="123" w:author="Ralph Haugerud" w:date="2014-10-04T12:57:00Z">
        <w:r w:rsidDel="00687C28">
          <w:delText xml:space="preserve">  </w:delText>
        </w:r>
      </w:del>
      <w:ins w:id="124" w:author="Ralph Haugerud" w:date="2014-10-04T12:57:00Z">
        <w:r w:rsidR="00687C28">
          <w:t xml:space="preserve"> </w:t>
        </w:r>
      </w:ins>
      <w:proofErr w:type="spellStart"/>
      <w:r>
        <w:t>zeolitized</w:t>
      </w:r>
      <w:proofErr w:type="spellEnd"/>
      <w:r>
        <w:t xml:space="preserve">, and </w:t>
      </w:r>
      <w:proofErr w:type="spellStart"/>
      <w:r>
        <w:t>stratigraphically</w:t>
      </w:r>
      <w:proofErr w:type="spellEnd"/>
      <w:r>
        <w:t xml:space="preserve"> bounded by units younger than</w:t>
      </w:r>
      <w:del w:id="125" w:author="Ralph Haugerud" w:date="2014-10-04T12:57:00Z">
        <w:r w:rsidDel="00687C28">
          <w:delText xml:space="preserve">  </w:delText>
        </w:r>
      </w:del>
      <w:ins w:id="126" w:author="Ralph Haugerud" w:date="2014-10-04T12:57:00Z">
        <w:r w:rsidR="00687C28">
          <w:t xml:space="preserve"> </w:t>
        </w:r>
      </w:ins>
      <w:r>
        <w:t xml:space="preserve">the Oligocene </w:t>
      </w:r>
      <w:proofErr w:type="spellStart"/>
      <w:r>
        <w:t>volcaniclastic</w:t>
      </w:r>
      <w:proofErr w:type="spellEnd"/>
      <w:r>
        <w:t xml:space="preserve"> rocks; most of these rocks occur in</w:t>
      </w:r>
      <w:del w:id="127" w:author="Ralph Haugerud" w:date="2014-10-04T12:57:00Z">
        <w:r w:rsidDel="00687C28">
          <w:delText xml:space="preserve">  </w:delText>
        </w:r>
      </w:del>
      <w:ins w:id="128" w:author="Ralph Haugerud" w:date="2014-10-04T12:57:00Z">
        <w:r w:rsidR="00687C28">
          <w:t xml:space="preserve"> </w:t>
        </w:r>
      </w:ins>
      <w:r>
        <w:t>the southwest corner of the quadrangle and continue into the</w:t>
      </w:r>
      <w:del w:id="129" w:author="Ralph Haugerud" w:date="2014-10-04T12:57:00Z">
        <w:r w:rsidDel="00687C28">
          <w:delText xml:space="preserve">  </w:delText>
        </w:r>
      </w:del>
      <w:ins w:id="130" w:author="Ralph Haugerud" w:date="2014-10-04T12:57:00Z">
        <w:r w:rsidR="00687C28">
          <w:t xml:space="preserve"> </w:t>
        </w:r>
      </w:ins>
      <w:r>
        <w:t xml:space="preserve">Mount Adams quadrangle </w:t>
      </w:r>
      <w:ins w:id="131" w:author="Ralph Haugerud" w:date="2014-10-04T12:29:00Z">
        <w:r w:rsidR="00915BF6">
          <w:t>(</w:t>
        </w:r>
      </w:ins>
      <w:proofErr w:type="spellStart"/>
      <w:del w:id="132" w:author="Ralph Haugerud" w:date="2014-10-04T12:29:00Z">
        <w:r w:rsidDel="00915BF6">
          <w:delText>[</w:delText>
        </w:r>
      </w:del>
      <w:r>
        <w:t>Korosec</w:t>
      </w:r>
      <w:proofErr w:type="spellEnd"/>
      <w:r>
        <w:t>, 1987</w:t>
      </w:r>
      <w:ins w:id="133" w:author="Ralph Haugerud" w:date="2014-10-04T12:29:00Z">
        <w:r w:rsidR="00915BF6">
          <w:t>)</w:t>
        </w:r>
      </w:ins>
      <w:del w:id="134" w:author="Ralph Haugerud" w:date="2014-10-04T12:29:00Z">
        <w:r w:rsidDel="00915BF6">
          <w:delText>]</w:delText>
        </w:r>
      </w:del>
      <w:r>
        <w:t>; west of Randle, poorly</w:t>
      </w:r>
      <w:del w:id="135" w:author="Ralph Haugerud" w:date="2014-10-04T12:57:00Z">
        <w:r w:rsidDel="00687C28">
          <w:delText xml:space="preserve">  </w:delText>
        </w:r>
      </w:del>
      <w:ins w:id="136" w:author="Ralph Haugerud" w:date="2014-10-04T12:57:00Z">
        <w:r w:rsidR="00687C28">
          <w:t xml:space="preserve"> </w:t>
        </w:r>
      </w:ins>
      <w:r>
        <w:t>sorted, massive breccia and conglomerate with sand- to boulder-</w:t>
      </w:r>
      <w:del w:id="137" w:author="Ralph Haugerud" w:date="2014-10-04T12:30:00Z">
        <w:r w:rsidDel="00915BF6">
          <w:delText xml:space="preserve">  </w:delText>
        </w:r>
      </w:del>
      <w:r>
        <w:t xml:space="preserve">sized </w:t>
      </w:r>
      <w:proofErr w:type="spellStart"/>
      <w:r>
        <w:t>clasts</w:t>
      </w:r>
      <w:proofErr w:type="spellEnd"/>
      <w:r>
        <w:t xml:space="preserve"> of </w:t>
      </w:r>
      <w:proofErr w:type="spellStart"/>
      <w:r>
        <w:t>augite</w:t>
      </w:r>
      <w:proofErr w:type="spellEnd"/>
      <w:r>
        <w:t xml:space="preserve"> andesite </w:t>
      </w:r>
      <w:ins w:id="138" w:author="Ralph Haugerud" w:date="2014-10-04T12:30:00Z">
        <w:r w:rsidR="00915BF6">
          <w:t>(</w:t>
        </w:r>
      </w:ins>
      <w:del w:id="139" w:author="Ralph Haugerud" w:date="2014-10-04T12:30:00Z">
        <w:r w:rsidDel="00915BF6">
          <w:delText>[</w:delText>
        </w:r>
      </w:del>
      <w:r>
        <w:t xml:space="preserve">Randle </w:t>
      </w:r>
      <w:proofErr w:type="spellStart"/>
      <w:r>
        <w:t>laharic</w:t>
      </w:r>
      <w:proofErr w:type="spellEnd"/>
      <w:r>
        <w:t xml:space="preserve"> breccia conglom</w:t>
      </w:r>
      <w:del w:id="140" w:author="Ralph Haugerud" w:date="2014-10-04T12:30:00Z">
        <w:r w:rsidDel="00915BF6">
          <w:delText xml:space="preserve">-  </w:delText>
        </w:r>
      </w:del>
      <w:r>
        <w:t>erate of Fisher, 1960</w:t>
      </w:r>
      <w:ins w:id="141" w:author="Ralph Haugerud" w:date="2014-10-04T12:30:00Z">
        <w:r w:rsidR="00915BF6">
          <w:t>)</w:t>
        </w:r>
      </w:ins>
      <w:del w:id="142" w:author="Ralph Haugerud" w:date="2014-10-04T12:30:00Z">
        <w:r w:rsidDel="00915BF6">
          <w:delText>]</w:delText>
        </w:r>
      </w:del>
      <w:del w:id="143" w:author="Ralph Haugerud" w:date="2014-10-04T12:57:00Z">
        <w:r w:rsidDel="00687C28">
          <w:delText xml:space="preserve">  </w:delText>
        </w:r>
      </w:del>
      <w:ins w:id="144" w:author="Ralph Haugerud" w:date="2014-10-04T12:57:00Z">
        <w:r w:rsidR="00687C28">
          <w:t xml:space="preserve"> </w:t>
        </w:r>
      </w:ins>
      <w:del w:id="145" w:author="Ralph Haugerud" w:date="2014-10-04T12:57:00Z">
        <w:r w:rsidDel="00687C28">
          <w:delText xml:space="preserve">  </w:delText>
        </w:r>
      </w:del>
      <w:ins w:id="146" w:author="Ralph Haugerud" w:date="2014-10-04T12:57:00Z">
        <w:r w:rsidR="00687C28">
          <w:t xml:space="preserve"> </w:t>
        </w:r>
      </w:ins>
      <w:del w:id="147" w:author="Ralph Haugerud" w:date="2014-10-04T12:57:00Z">
        <w:r w:rsidDel="00687C28">
          <w:delText xml:space="preserve">  </w:delText>
        </w:r>
      </w:del>
      <w:ins w:id="148" w:author="Ralph Haugerud" w:date="2014-10-04T12:57:00Z">
        <w:r w:rsidR="00687C28">
          <w:t xml:space="preserve"> </w:t>
        </w:r>
      </w:ins>
      <w:del w:id="149" w:author="Ralph Haugerud" w:date="2014-10-04T12:57:00Z">
        <w:r w:rsidDel="00687C28">
          <w:delText xml:space="preserve">  </w:delText>
        </w:r>
      </w:del>
      <w:ins w:id="150" w:author="Ralph Haugerud" w:date="2014-10-04T12:57:00Z">
        <w:r w:rsidR="00687C28">
          <w:t xml:space="preserve"> </w:t>
        </w:r>
      </w:ins>
    </w:p>
    <w:p w:rsidR="00193493" w:rsidRDefault="00193493" w:rsidP="00193493">
      <w:del w:id="151" w:author="Ralph Haugerud" w:date="2014-10-04T12:30:00Z">
        <w:r w:rsidDel="00915BF6">
          <w:lastRenderedPageBreak/>
          <w:delText xml:space="preserve">TVt3  </w:delText>
        </w:r>
      </w:del>
      <w:ins w:id="152" w:author="Ralph Haugerud" w:date="2014-10-04T12:30:00Z">
        <w:r w:rsidR="00915BF6">
          <w:t>Tvt</w:t>
        </w:r>
        <w:r w:rsidR="00915BF6" w:rsidRPr="00915BF6">
          <w:rPr>
            <w:vertAlign w:val="subscript"/>
            <w:rPrChange w:id="153" w:author="Ralph Haugerud" w:date="2014-10-04T12:30:00Z">
              <w:rPr/>
            </w:rPrChange>
          </w:rPr>
          <w:t>3</w:t>
        </w:r>
      </w:ins>
      <w:ins w:id="154" w:author="Ralph Haugerud" w:date="2014-10-04T12:57:00Z">
        <w:r w:rsidR="00687C28">
          <w:t xml:space="preserve"> </w:t>
        </w:r>
      </w:ins>
    </w:p>
    <w:p w:rsidR="00193493" w:rsidRDefault="00193493" w:rsidP="00193493">
      <w:r>
        <w:t>Lower Miocene tuffs and tuff breccia</w:t>
      </w:r>
      <w:ins w:id="155" w:author="Ralph Haugerud" w:date="2014-10-04T12:30:00Z">
        <w:r w:rsidR="00915BF6">
          <w:t>--I</w:t>
        </w:r>
      </w:ins>
      <w:del w:id="156" w:author="Ralph Haugerud" w:date="2014-10-04T12:30:00Z">
        <w:r w:rsidDel="00915BF6">
          <w:delText>—-I</w:delText>
        </w:r>
      </w:del>
      <w:r>
        <w:t>n southwest corner of</w:t>
      </w:r>
      <w:del w:id="157" w:author="Ralph Haugerud" w:date="2014-10-04T12:57:00Z">
        <w:r w:rsidDel="00687C28">
          <w:delText xml:space="preserve">  </w:delText>
        </w:r>
      </w:del>
      <w:ins w:id="158" w:author="Ralph Haugerud" w:date="2014-10-04T12:57:00Z">
        <w:r w:rsidR="00687C28">
          <w:t xml:space="preserve"> </w:t>
        </w:r>
      </w:ins>
      <w:r>
        <w:t>quadrangle, light</w:t>
      </w:r>
      <w:del w:id="159" w:author="Ralph Haugerud" w:date="2014-10-04T12:30:00Z">
        <w:r w:rsidDel="00915BF6">
          <w:delText>—</w:delText>
        </w:r>
      </w:del>
      <w:ins w:id="160" w:author="Ralph Haugerud" w:date="2014-10-04T12:30:00Z">
        <w:r w:rsidR="00915BF6">
          <w:t>-</w:t>
        </w:r>
      </w:ins>
      <w:r>
        <w:t>gray to brown lithic tuff breccia and very</w:t>
      </w:r>
      <w:del w:id="161" w:author="Ralph Haugerud" w:date="2014-10-04T12:57:00Z">
        <w:r w:rsidDel="00687C28">
          <w:delText xml:space="preserve">  </w:delText>
        </w:r>
      </w:del>
      <w:ins w:id="162" w:author="Ralph Haugerud" w:date="2014-10-04T12:57:00Z">
        <w:r w:rsidR="00687C28">
          <w:t xml:space="preserve"> </w:t>
        </w:r>
      </w:ins>
      <w:r>
        <w:t xml:space="preserve">light gray, </w:t>
      </w:r>
      <w:proofErr w:type="spellStart"/>
      <w:r>
        <w:t>pumiceous</w:t>
      </w:r>
      <w:proofErr w:type="spellEnd"/>
      <w:r>
        <w:t xml:space="preserve"> </w:t>
      </w:r>
      <w:proofErr w:type="spellStart"/>
      <w:r>
        <w:t>dacitic</w:t>
      </w:r>
      <w:proofErr w:type="spellEnd"/>
      <w:r>
        <w:t xml:space="preserve"> to </w:t>
      </w:r>
      <w:proofErr w:type="spellStart"/>
      <w:r>
        <w:t>rhyodacitic</w:t>
      </w:r>
      <w:proofErr w:type="spellEnd"/>
      <w:r>
        <w:t xml:space="preserve"> tuff, tuff breccia</w:t>
      </w:r>
      <w:del w:id="163" w:author="Ralph Haugerud" w:date="2014-10-04T12:57:00Z">
        <w:r w:rsidDel="00687C28">
          <w:delText xml:space="preserve">  </w:delText>
        </w:r>
      </w:del>
      <w:ins w:id="164" w:author="Ralph Haugerud" w:date="2014-10-04T12:57:00Z">
        <w:r w:rsidR="00687C28">
          <w:t xml:space="preserve"> </w:t>
        </w:r>
      </w:ins>
      <w:r>
        <w:t xml:space="preserve">and </w:t>
      </w:r>
      <w:proofErr w:type="spellStart"/>
      <w:r>
        <w:t>interbedded</w:t>
      </w:r>
      <w:proofErr w:type="spellEnd"/>
      <w:r>
        <w:t xml:space="preserve"> </w:t>
      </w:r>
      <w:proofErr w:type="spellStart"/>
      <w:r>
        <w:t>volcaniclastic</w:t>
      </w:r>
      <w:proofErr w:type="spellEnd"/>
      <w:r>
        <w:t xml:space="preserve"> sandstone; north of the Skate</w:t>
      </w:r>
      <w:del w:id="165" w:author="Ralph Haugerud" w:date="2014-10-04T12:31:00Z">
        <w:r w:rsidDel="00915BF6">
          <w:delText xml:space="preserve"> </w:delText>
        </w:r>
      </w:del>
      <w:r>
        <w:t xml:space="preserve"> Creek-Johnson Creek confluence on Lookout Mountain are felsic</w:t>
      </w:r>
      <w:del w:id="166" w:author="Ralph Haugerud" w:date="2014-10-04T12:57:00Z">
        <w:r w:rsidDel="00687C28">
          <w:delText xml:space="preserve">  </w:delText>
        </w:r>
      </w:del>
      <w:ins w:id="167" w:author="Ralph Haugerud" w:date="2014-10-04T12:57:00Z">
        <w:r w:rsidR="00687C28">
          <w:t xml:space="preserve"> </w:t>
        </w:r>
      </w:ins>
      <w:r>
        <w:t>pyroclastic rocks which underlie andesitic and basaltic lavas</w:t>
      </w:r>
      <w:del w:id="168" w:author="Ralph Haugerud" w:date="2014-10-04T12:57:00Z">
        <w:r w:rsidDel="00687C28">
          <w:delText xml:space="preserve">  </w:delText>
        </w:r>
      </w:del>
      <w:ins w:id="169" w:author="Ralph Haugerud" w:date="2014-10-04T12:57:00Z">
        <w:r w:rsidR="00687C28">
          <w:t xml:space="preserve"> </w:t>
        </w:r>
      </w:ins>
      <w:r>
        <w:t>(unit Tva</w:t>
      </w:r>
      <w:r w:rsidRPr="00915BF6">
        <w:rPr>
          <w:vertAlign w:val="subscript"/>
          <w:rPrChange w:id="170" w:author="Ralph Haugerud" w:date="2014-10-04T12:31:00Z">
            <w:rPr/>
          </w:rPrChange>
        </w:rPr>
        <w:t>3</w:t>
      </w:r>
      <w:r>
        <w:t xml:space="preserve">) dated at 19.1 </w:t>
      </w:r>
      <w:del w:id="171" w:author="Ralph Haugerud" w:date="2014-10-04T12:31:00Z">
        <w:r w:rsidDel="00915BF6">
          <w:delText xml:space="preserve">+!— </w:delText>
        </w:r>
      </w:del>
      <w:ins w:id="172" w:author="Ralph Haugerud" w:date="2014-10-04T12:31:00Z">
        <w:r w:rsidR="00915BF6">
          <w:t xml:space="preserve">+/- </w:t>
        </w:r>
      </w:ins>
      <w:r>
        <w:t xml:space="preserve">1.4 </w:t>
      </w:r>
      <w:proofErr w:type="spellStart"/>
      <w:r>
        <w:t>m.y.B.P</w:t>
      </w:r>
      <w:proofErr w:type="spellEnd"/>
      <w:r>
        <w:t>. (K-</w:t>
      </w:r>
      <w:proofErr w:type="spellStart"/>
      <w:r>
        <w:t>Ar</w:t>
      </w:r>
      <w:proofErr w:type="spellEnd"/>
      <w:r>
        <w:t xml:space="preserve"> 1, Table 2;</w:t>
      </w:r>
      <w:del w:id="173" w:author="Ralph Haugerud" w:date="2014-10-04T12:57:00Z">
        <w:r w:rsidDel="00687C28">
          <w:delText xml:space="preserve">  </w:delText>
        </w:r>
      </w:del>
      <w:ins w:id="174" w:author="Ralph Haugerud" w:date="2014-10-04T12:57:00Z">
        <w:r w:rsidR="00687C28">
          <w:t xml:space="preserve"> </w:t>
        </w:r>
      </w:ins>
      <w:r>
        <w:t>Phillips and others, 1986); north of the American River in the</w:t>
      </w:r>
      <w:del w:id="175" w:author="Ralph Haugerud" w:date="2014-10-04T12:57:00Z">
        <w:r w:rsidDel="00687C28">
          <w:delText xml:space="preserve">  </w:delText>
        </w:r>
      </w:del>
      <w:ins w:id="176" w:author="Ralph Haugerud" w:date="2014-10-04T12:57:00Z">
        <w:r w:rsidR="00687C28">
          <w:t xml:space="preserve"> </w:t>
        </w:r>
      </w:ins>
      <w:r>
        <w:t xml:space="preserve">Miner Creek drainage west of Fifes Peaks; Hammond </w:t>
      </w:r>
      <w:ins w:id="177" w:author="Ralph Haugerud" w:date="2014-10-04T12:32:00Z">
        <w:r w:rsidR="00915BF6">
          <w:t>(</w:t>
        </w:r>
      </w:ins>
      <w:del w:id="178" w:author="Ralph Haugerud" w:date="2014-10-04T12:32:00Z">
        <w:r w:rsidDel="00915BF6">
          <w:delText>[</w:delText>
        </w:r>
      </w:del>
      <w:r>
        <w:t>1980</w:t>
      </w:r>
      <w:ins w:id="179" w:author="Ralph Haugerud" w:date="2014-10-04T12:32:00Z">
        <w:r w:rsidR="00915BF6">
          <w:t>)</w:t>
        </w:r>
      </w:ins>
      <w:del w:id="180" w:author="Ralph Haugerud" w:date="2014-10-04T12:32:00Z">
        <w:r w:rsidDel="00915BF6">
          <w:delText xml:space="preserve">] </w:delText>
        </w:r>
      </w:del>
      <w:r>
        <w:t xml:space="preserve"> correlated a pale</w:t>
      </w:r>
      <w:del w:id="181" w:author="Ralph Haugerud" w:date="2014-10-04T12:32:00Z">
        <w:r w:rsidDel="00915BF6">
          <w:delText>—</w:delText>
        </w:r>
      </w:del>
      <w:ins w:id="182" w:author="Ralph Haugerud" w:date="2014-10-04T12:32:00Z">
        <w:r w:rsidR="00915BF6">
          <w:t>-</w:t>
        </w:r>
      </w:ins>
      <w:r>
        <w:t xml:space="preserve">orange to yellowish-brown lithic </w:t>
      </w:r>
      <w:del w:id="183" w:author="Ralph Haugerud" w:date="2014-10-04T12:32:00Z">
        <w:r w:rsidDel="00915BF6">
          <w:delText xml:space="preserve">buff </w:delText>
        </w:r>
      </w:del>
      <w:ins w:id="184" w:author="Ralph Haugerud" w:date="2014-10-04T12:32:00Z">
        <w:r w:rsidR="00915BF6">
          <w:t xml:space="preserve">tuff </w:t>
        </w:r>
      </w:ins>
      <w:r>
        <w:t xml:space="preserve">with </w:t>
      </w:r>
      <w:del w:id="185" w:author="Ralph Haugerud" w:date="2014-10-04T12:32:00Z">
        <w:r w:rsidDel="00915BF6">
          <w:delText xml:space="preserve"> </w:delText>
        </w:r>
      </w:del>
      <w:r>
        <w:t xml:space="preserve">well-developed columnar and platy to </w:t>
      </w:r>
      <w:proofErr w:type="spellStart"/>
      <w:r>
        <w:t>slabby</w:t>
      </w:r>
      <w:proofErr w:type="spellEnd"/>
      <w:r>
        <w:t xml:space="preserve"> jointing and locally</w:t>
      </w:r>
      <w:del w:id="186" w:author="Ralph Haugerud" w:date="2014-10-04T12:57:00Z">
        <w:r w:rsidDel="00687C28">
          <w:delText xml:space="preserve">  </w:delText>
        </w:r>
      </w:del>
      <w:ins w:id="187" w:author="Ralph Haugerud" w:date="2014-10-04T12:57:00Z">
        <w:r w:rsidR="00687C28">
          <w:t xml:space="preserve"> </w:t>
        </w:r>
      </w:ins>
      <w:r>
        <w:t>forming cliffs (which Abbott, 1953, included within the lower</w:t>
      </w:r>
      <w:del w:id="188" w:author="Ralph Haugerud" w:date="2014-10-04T12:57:00Z">
        <w:r w:rsidDel="00687C28">
          <w:delText xml:space="preserve">  </w:delText>
        </w:r>
      </w:del>
      <w:ins w:id="189" w:author="Ralph Haugerud" w:date="2014-10-04T12:57:00Z">
        <w:r w:rsidR="00687C28">
          <w:t xml:space="preserve"> </w:t>
        </w:r>
      </w:ins>
      <w:r>
        <w:t>Miocene Fifes Peak Formation] with the tuffs at Bumping River</w:t>
      </w:r>
      <w:del w:id="190" w:author="Ralph Haugerud" w:date="2014-10-04T12:57:00Z">
        <w:r w:rsidDel="00687C28">
          <w:delText xml:space="preserve">  </w:delText>
        </w:r>
      </w:del>
      <w:ins w:id="191" w:author="Ralph Haugerud" w:date="2014-10-04T12:57:00Z">
        <w:r w:rsidR="00687C28">
          <w:t xml:space="preserve"> </w:t>
        </w:r>
      </w:ins>
      <w:ins w:id="192" w:author="Ralph Haugerud" w:date="2014-10-04T12:32:00Z">
        <w:r w:rsidR="00915BF6">
          <w:t>(</w:t>
        </w:r>
      </w:ins>
      <w:del w:id="193" w:author="Ralph Haugerud" w:date="2014-10-04T12:32:00Z">
        <w:r w:rsidDel="00915BF6">
          <w:delText>{</w:delText>
        </w:r>
      </w:del>
      <w:r>
        <w:t xml:space="preserve">unit </w:t>
      </w:r>
      <w:proofErr w:type="spellStart"/>
      <w:r>
        <w:t>Tbr</w:t>
      </w:r>
      <w:proofErr w:type="spellEnd"/>
      <w:r>
        <w:t xml:space="preserve"> with a Miocene-Oligocene age</w:t>
      </w:r>
      <w:del w:id="194" w:author="Ralph Haugerud" w:date="2014-10-04T13:06:00Z">
        <w:r w:rsidDel="007E2241">
          <w:delText>]</w:delText>
        </w:r>
      </w:del>
      <w:ins w:id="195" w:author="Ralph Haugerud" w:date="2014-10-04T13:06:00Z">
        <w:r w:rsidR="007E2241">
          <w:t>)</w:t>
        </w:r>
      </w:ins>
      <w:del w:id="196" w:author="Ralph Haugerud" w:date="2014-10-04T12:57:00Z">
        <w:r w:rsidDel="00687C28">
          <w:delText xml:space="preserve">  </w:delText>
        </w:r>
      </w:del>
      <w:ins w:id="197" w:author="Ralph Haugerud" w:date="2014-10-04T12:57:00Z">
        <w:r w:rsidR="00687C28">
          <w:t xml:space="preserve"> </w:t>
        </w:r>
      </w:ins>
      <w:del w:id="198" w:author="Ralph Haugerud" w:date="2014-10-04T12:57:00Z">
        <w:r w:rsidDel="00687C28">
          <w:delText xml:space="preserve">  </w:delText>
        </w:r>
      </w:del>
      <w:ins w:id="199" w:author="Ralph Haugerud" w:date="2014-10-04T12:57:00Z">
        <w:r w:rsidR="00687C28">
          <w:t xml:space="preserve"> </w:t>
        </w:r>
      </w:ins>
      <w:del w:id="200" w:author="Ralph Haugerud" w:date="2014-10-04T12:57:00Z">
        <w:r w:rsidDel="00687C28">
          <w:delText xml:space="preserve">  </w:delText>
        </w:r>
      </w:del>
      <w:ins w:id="201" w:author="Ralph Haugerud" w:date="2014-10-04T12:57:00Z">
        <w:r w:rsidR="00687C28">
          <w:t xml:space="preserve"> </w:t>
        </w:r>
      </w:ins>
      <w:del w:id="202" w:author="Ralph Haugerud" w:date="2014-10-04T12:57:00Z">
        <w:r w:rsidDel="00687C28">
          <w:delText xml:space="preserve">  </w:delText>
        </w:r>
      </w:del>
      <w:ins w:id="203" w:author="Ralph Haugerud" w:date="2014-10-04T12:57:00Z">
        <w:r w:rsidR="00687C28">
          <w:t xml:space="preserve"> </w:t>
        </w:r>
      </w:ins>
    </w:p>
    <w:p w:rsidR="00193493" w:rsidRDefault="00193493" w:rsidP="00193493">
      <w:r>
        <w:t>Tva</w:t>
      </w:r>
      <w:r w:rsidRPr="001818F2">
        <w:rPr>
          <w:vertAlign w:val="subscript"/>
          <w:rPrChange w:id="204" w:author="Ralph Haugerud" w:date="2014-10-04T12:35:00Z">
            <w:rPr/>
          </w:rPrChange>
        </w:rPr>
        <w:t>3</w:t>
      </w:r>
      <w:del w:id="205" w:author="Ralph Haugerud" w:date="2014-10-04T12:57:00Z">
        <w:r w:rsidDel="00687C28">
          <w:delText xml:space="preserve">  </w:delText>
        </w:r>
      </w:del>
      <w:ins w:id="206" w:author="Ralph Haugerud" w:date="2014-10-04T12:57:00Z">
        <w:r w:rsidR="00687C28">
          <w:t xml:space="preserve"> </w:t>
        </w:r>
      </w:ins>
      <w:r>
        <w:t>Tvba</w:t>
      </w:r>
      <w:r w:rsidRPr="001818F2">
        <w:rPr>
          <w:vertAlign w:val="subscript"/>
          <w:rPrChange w:id="207" w:author="Ralph Haugerud" w:date="2014-10-04T12:35:00Z">
            <w:rPr/>
          </w:rPrChange>
        </w:rPr>
        <w:t>3</w:t>
      </w:r>
      <w:del w:id="208" w:author="Ralph Haugerud" w:date="2014-10-04T12:57:00Z">
        <w:r w:rsidDel="00687C28">
          <w:delText xml:space="preserve">  </w:delText>
        </w:r>
      </w:del>
      <w:ins w:id="209" w:author="Ralph Haugerud" w:date="2014-10-04T12:57:00Z">
        <w:r w:rsidR="00687C28">
          <w:t xml:space="preserve"> </w:t>
        </w:r>
      </w:ins>
    </w:p>
    <w:p w:rsidR="00193493" w:rsidRDefault="00193493" w:rsidP="00193493">
      <w:r>
        <w:t>Lower Miocene andesite and basaltic andesite flows——South of the</w:t>
      </w:r>
      <w:del w:id="210" w:author="Ralph Haugerud" w:date="2014-10-04T12:57:00Z">
        <w:r w:rsidDel="00687C28">
          <w:delText xml:space="preserve">  </w:delText>
        </w:r>
      </w:del>
      <w:ins w:id="211" w:author="Ralph Haugerud" w:date="2014-10-04T12:57:00Z">
        <w:r w:rsidR="00687C28">
          <w:t xml:space="preserve"> </w:t>
        </w:r>
      </w:ins>
      <w:del w:id="212" w:author="Ralph Haugerud" w:date="2014-10-04T12:33:00Z">
        <w:r w:rsidDel="00915BF6">
          <w:delText xml:space="preserve">Eowlitz </w:delText>
        </w:r>
      </w:del>
      <w:ins w:id="213" w:author="Ralph Haugerud" w:date="2014-10-04T12:33:00Z">
        <w:r w:rsidR="00915BF6">
          <w:t xml:space="preserve">Cowlitz </w:t>
        </w:r>
      </w:ins>
      <w:r>
        <w:t>River in the southwest corner of the quadrangle, light-</w:t>
      </w:r>
      <w:del w:id="214" w:author="Ralph Haugerud" w:date="2014-10-04T12:57:00Z">
        <w:r w:rsidDel="00687C28">
          <w:delText xml:space="preserve">  </w:delText>
        </w:r>
      </w:del>
      <w:ins w:id="215" w:author="Ralph Haugerud" w:date="2014-10-04T12:57:00Z">
        <w:r w:rsidR="00687C28">
          <w:t xml:space="preserve"> </w:t>
        </w:r>
      </w:ins>
      <w:r>
        <w:t>to dark</w:t>
      </w:r>
      <w:del w:id="216" w:author="Ralph Haugerud" w:date="2014-10-04T12:33:00Z">
        <w:r w:rsidDel="00915BF6">
          <w:delText>—</w:delText>
        </w:r>
      </w:del>
      <w:ins w:id="217" w:author="Ralph Haugerud" w:date="2014-10-04T12:33:00Z">
        <w:r w:rsidR="00915BF6">
          <w:t>-</w:t>
        </w:r>
      </w:ins>
      <w:r>
        <w:t>gray, hypersthene andesite, hypersthene basaltic</w:t>
      </w:r>
      <w:del w:id="218" w:author="Ralph Haugerud" w:date="2014-10-04T12:57:00Z">
        <w:r w:rsidDel="00687C28">
          <w:delText xml:space="preserve">  </w:delText>
        </w:r>
      </w:del>
      <w:ins w:id="219" w:author="Ralph Haugerud" w:date="2014-10-04T12:57:00Z">
        <w:r w:rsidR="00687C28">
          <w:t xml:space="preserve"> </w:t>
        </w:r>
      </w:ins>
      <w:r>
        <w:t>andesite, and two-pyroxene basaltic andesite flows and flow</w:t>
      </w:r>
      <w:del w:id="220" w:author="Ralph Haugerud" w:date="2014-10-04T12:57:00Z">
        <w:r w:rsidDel="00687C28">
          <w:delText xml:space="preserve">  </w:delText>
        </w:r>
      </w:del>
      <w:ins w:id="221" w:author="Ralph Haugerud" w:date="2014-10-04T12:57:00Z">
        <w:r w:rsidR="00687C28">
          <w:t xml:space="preserve"> </w:t>
        </w:r>
      </w:ins>
      <w:r>
        <w:t>breccia; at Lone Tree Mountain south of the quadrangle flows of</w:t>
      </w:r>
      <w:del w:id="222" w:author="Ralph Haugerud" w:date="2014-10-04T12:57:00Z">
        <w:r w:rsidDel="00687C28">
          <w:delText xml:space="preserve">  </w:delText>
        </w:r>
      </w:del>
      <w:ins w:id="223" w:author="Ralph Haugerud" w:date="2014-10-04T12:57:00Z">
        <w:r w:rsidR="00687C28">
          <w:t xml:space="preserve"> </w:t>
        </w:r>
      </w:ins>
      <w:r>
        <w:t>this volcanic rock package were dated at 22.1 +</w:t>
      </w:r>
      <w:del w:id="224" w:author="Ralph Haugerud" w:date="2014-10-04T12:33:00Z">
        <w:r w:rsidDel="00915BF6">
          <w:delText>l</w:delText>
        </w:r>
      </w:del>
      <w:ins w:id="225" w:author="Ralph Haugerud" w:date="2014-10-04T12:33:00Z">
        <w:r w:rsidR="00915BF6">
          <w:t>/</w:t>
        </w:r>
      </w:ins>
      <w:r>
        <w:t xml:space="preserve">- 1.3 </w:t>
      </w:r>
      <w:proofErr w:type="spellStart"/>
      <w:r>
        <w:t>m.y.B.P</w:t>
      </w:r>
      <w:proofErr w:type="spellEnd"/>
      <w:r>
        <w:t>.</w:t>
      </w:r>
      <w:del w:id="226" w:author="Ralph Haugerud" w:date="2014-10-04T12:57:00Z">
        <w:r w:rsidDel="00687C28">
          <w:delText xml:space="preserve">  </w:delText>
        </w:r>
      </w:del>
      <w:ins w:id="227" w:author="Ralph Haugerud" w:date="2014-10-04T12:57:00Z">
        <w:r w:rsidR="00687C28">
          <w:t xml:space="preserve"> </w:t>
        </w:r>
      </w:ins>
      <w:ins w:id="228" w:author="Ralph Haugerud" w:date="2014-10-04T12:33:00Z">
        <w:r w:rsidR="00915BF6">
          <w:t>(</w:t>
        </w:r>
      </w:ins>
      <w:del w:id="229" w:author="Ralph Haugerud" w:date="2014-10-04T12:33:00Z">
        <w:r w:rsidDel="00915BF6">
          <w:delText>[</w:delText>
        </w:r>
      </w:del>
      <w:r>
        <w:t>K</w:t>
      </w:r>
      <w:ins w:id="230" w:author="Ralph Haugerud" w:date="2014-10-04T12:33:00Z">
        <w:r w:rsidR="00915BF6">
          <w:t>-</w:t>
        </w:r>
      </w:ins>
      <w:proofErr w:type="spellStart"/>
      <w:del w:id="231" w:author="Ralph Haugerud" w:date="2014-10-04T12:33:00Z">
        <w:r w:rsidDel="00915BF6">
          <w:delText>—</w:delText>
        </w:r>
      </w:del>
      <w:r>
        <w:t>Ar</w:t>
      </w:r>
      <w:proofErr w:type="spellEnd"/>
      <w:r>
        <w:t xml:space="preserve"> whole rock, Phillips and others, </w:t>
      </w:r>
      <w:del w:id="232" w:author="Ralph Haugerud" w:date="2014-10-04T12:34:00Z">
        <w:r w:rsidDel="00915BF6">
          <w:delText>1985</w:delText>
        </w:r>
      </w:del>
      <w:ins w:id="233" w:author="Ralph Haugerud" w:date="2014-10-04T12:34:00Z">
        <w:r w:rsidR="00915BF6">
          <w:t>1986</w:t>
        </w:r>
      </w:ins>
      <w:r>
        <w:t xml:space="preserve">; </w:t>
      </w:r>
      <w:proofErr w:type="spellStart"/>
      <w:r>
        <w:t>Korosec</w:t>
      </w:r>
      <w:proofErr w:type="spellEnd"/>
      <w:r>
        <w:t>, 198</w:t>
      </w:r>
      <w:del w:id="234" w:author="Ralph Haugerud" w:date="2014-10-04T12:34:00Z">
        <w:r w:rsidDel="00915BF6">
          <w:delText xml:space="preserve">?); </w:delText>
        </w:r>
      </w:del>
      <w:ins w:id="235" w:author="Ralph Haugerud" w:date="2014-10-04T12:34:00Z">
        <w:r w:rsidR="00915BF6">
          <w:t xml:space="preserve">7); </w:t>
        </w:r>
      </w:ins>
      <w:r>
        <w:t>at</w:t>
      </w:r>
      <w:del w:id="236" w:author="Ralph Haugerud" w:date="2014-10-04T12:57:00Z">
        <w:r w:rsidDel="00687C28">
          <w:delText xml:space="preserve">  </w:delText>
        </w:r>
      </w:del>
      <w:ins w:id="237" w:author="Ralph Haugerud" w:date="2014-10-04T12:57:00Z">
        <w:r w:rsidR="00687C28">
          <w:t xml:space="preserve"> </w:t>
        </w:r>
      </w:ins>
      <w:r>
        <w:t xml:space="preserve">Lookout Mountain south of Mount Rainier National Park an </w:t>
      </w:r>
      <w:del w:id="238" w:author="Ralph Haugerud" w:date="2014-10-04T12:34:00Z">
        <w:r w:rsidDel="00915BF6">
          <w:delText xml:space="preserve"> </w:delText>
        </w:r>
      </w:del>
      <w:proofErr w:type="gramStart"/>
      <w:r>
        <w:t>olivine</w:t>
      </w:r>
      <w:ins w:id="239" w:author="Ralph Haugerud" w:date="2014-10-04T12:34:00Z">
        <w:r w:rsidR="00915BF6">
          <w:t>(</w:t>
        </w:r>
      </w:ins>
      <w:proofErr w:type="gramEnd"/>
      <w:del w:id="240" w:author="Ralph Haugerud" w:date="2014-10-04T12:34:00Z">
        <w:r w:rsidDel="00915BF6">
          <w:delText>[</w:delText>
        </w:r>
      </w:del>
      <w:r>
        <w:t xml:space="preserve">?) </w:t>
      </w:r>
      <w:proofErr w:type="gramStart"/>
      <w:r>
        <w:t>basalt</w:t>
      </w:r>
      <w:proofErr w:type="gramEnd"/>
      <w:r>
        <w:t xml:space="preserve"> flow </w:t>
      </w:r>
      <w:proofErr w:type="spellStart"/>
      <w:r>
        <w:t>interbedded</w:t>
      </w:r>
      <w:proofErr w:type="spellEnd"/>
      <w:r>
        <w:t xml:space="preserve"> with andesitic flows and flow</w:t>
      </w:r>
      <w:del w:id="241" w:author="Ralph Haugerud" w:date="2014-10-04T12:57:00Z">
        <w:r w:rsidDel="00687C28">
          <w:delText xml:space="preserve">  </w:delText>
        </w:r>
      </w:del>
      <w:ins w:id="242" w:author="Ralph Haugerud" w:date="2014-10-04T12:57:00Z">
        <w:r w:rsidR="00687C28">
          <w:t xml:space="preserve"> </w:t>
        </w:r>
      </w:ins>
      <w:proofErr w:type="spellStart"/>
      <w:r>
        <w:t>breccias</w:t>
      </w:r>
      <w:proofErr w:type="spellEnd"/>
      <w:r>
        <w:t xml:space="preserve"> yielded a K-</w:t>
      </w:r>
      <w:proofErr w:type="spellStart"/>
      <w:r>
        <w:t>Ar</w:t>
      </w:r>
      <w:proofErr w:type="spellEnd"/>
      <w:r>
        <w:t xml:space="preserve"> </w:t>
      </w:r>
      <w:ins w:id="243" w:author="Ralph Haugerud" w:date="2014-10-04T12:34:00Z">
        <w:r w:rsidR="00915BF6">
          <w:t>(</w:t>
        </w:r>
      </w:ins>
      <w:del w:id="244" w:author="Ralph Haugerud" w:date="2014-10-04T12:34:00Z">
        <w:r w:rsidDel="00915BF6">
          <w:delText>{</w:delText>
        </w:r>
      </w:del>
      <w:r>
        <w:t>whole rock</w:t>
      </w:r>
      <w:ins w:id="245" w:author="Ralph Haugerud" w:date="2014-10-04T12:34:00Z">
        <w:r w:rsidR="00915BF6">
          <w:t>)</w:t>
        </w:r>
      </w:ins>
      <w:del w:id="246" w:author="Ralph Haugerud" w:date="2014-10-04T12:34:00Z">
        <w:r w:rsidDel="00915BF6">
          <w:delText>]</w:delText>
        </w:r>
      </w:del>
      <w:r>
        <w:t xml:space="preserve"> age of 19.1 </w:t>
      </w:r>
      <w:del w:id="247" w:author="Ralph Haugerud" w:date="2014-10-04T12:34:00Z">
        <w:r w:rsidDel="00915BF6">
          <w:delText xml:space="preserve">+/— </w:delText>
        </w:r>
      </w:del>
      <w:ins w:id="248" w:author="Ralph Haugerud" w:date="2014-10-04T12:34:00Z">
        <w:r w:rsidR="00915BF6">
          <w:t xml:space="preserve">+/- </w:t>
        </w:r>
      </w:ins>
      <w:r>
        <w:t xml:space="preserve">1.4 </w:t>
      </w:r>
      <w:proofErr w:type="spellStart"/>
      <w:r>
        <w:t>m.y.B.P</w:t>
      </w:r>
      <w:proofErr w:type="spellEnd"/>
      <w:r>
        <w:t>.</w:t>
      </w:r>
      <w:del w:id="249" w:author="Ralph Haugerud" w:date="2014-10-04T12:57:00Z">
        <w:r w:rsidDel="00687C28">
          <w:delText xml:space="preserve">  </w:delText>
        </w:r>
      </w:del>
      <w:ins w:id="250" w:author="Ralph Haugerud" w:date="2014-10-04T12:57:00Z">
        <w:r w:rsidR="00687C28">
          <w:t xml:space="preserve"> </w:t>
        </w:r>
      </w:ins>
      <w:ins w:id="251" w:author="Ralph Haugerud" w:date="2014-10-04T12:34:00Z">
        <w:r w:rsidR="00915BF6">
          <w:t>(</w:t>
        </w:r>
      </w:ins>
      <w:del w:id="252" w:author="Ralph Haugerud" w:date="2014-10-04T12:34:00Z">
        <w:r w:rsidDel="00915BF6">
          <w:delText>{</w:delText>
        </w:r>
      </w:del>
      <w:r>
        <w:t>Table 2, sample location K-</w:t>
      </w:r>
      <w:proofErr w:type="spellStart"/>
      <w:r>
        <w:t>Ar</w:t>
      </w:r>
      <w:proofErr w:type="spellEnd"/>
      <w:r>
        <w:t xml:space="preserve"> 1; Phillips and others, 1986);</w:t>
      </w:r>
      <w:del w:id="253" w:author="Ralph Haugerud" w:date="2014-10-04T12:57:00Z">
        <w:r w:rsidDel="00687C28">
          <w:delText xml:space="preserve">  </w:delText>
        </w:r>
      </w:del>
      <w:ins w:id="254" w:author="Ralph Haugerud" w:date="2014-10-04T12:57:00Z">
        <w:r w:rsidR="00687C28">
          <w:t xml:space="preserve"> </w:t>
        </w:r>
      </w:ins>
      <w:r>
        <w:t xml:space="preserve">west of </w:t>
      </w:r>
      <w:proofErr w:type="spellStart"/>
      <w:r>
        <w:t>Skyo</w:t>
      </w:r>
      <w:proofErr w:type="spellEnd"/>
      <w:r>
        <w:t xml:space="preserve"> Mountain unit Tva</w:t>
      </w:r>
      <w:r w:rsidRPr="001818F2">
        <w:rPr>
          <w:vertAlign w:val="subscript"/>
          <w:rPrChange w:id="255" w:author="Ralph Haugerud" w:date="2014-10-04T12:35:00Z">
            <w:rPr/>
          </w:rPrChange>
        </w:rPr>
        <w:t>3</w:t>
      </w:r>
      <w:r>
        <w:t xml:space="preserve"> is a vitric, </w:t>
      </w:r>
      <w:proofErr w:type="spellStart"/>
      <w:r>
        <w:t>aphanitic</w:t>
      </w:r>
      <w:proofErr w:type="spellEnd"/>
      <w:r>
        <w:t>, black to</w:t>
      </w:r>
      <w:del w:id="256" w:author="Ralph Haugerud" w:date="2014-10-04T12:57:00Z">
        <w:r w:rsidDel="00687C28">
          <w:delText xml:space="preserve">  </w:delText>
        </w:r>
      </w:del>
      <w:ins w:id="257" w:author="Ralph Haugerud" w:date="2014-10-04T12:57:00Z">
        <w:r w:rsidR="00687C28">
          <w:t xml:space="preserve"> </w:t>
        </w:r>
      </w:ins>
      <w:r>
        <w:t>very dark</w:t>
      </w:r>
      <w:del w:id="258" w:author="Ralph Haugerud" w:date="2014-10-04T12:35:00Z">
        <w:r w:rsidDel="001818F2">
          <w:delText>—</w:delText>
        </w:r>
      </w:del>
      <w:ins w:id="259" w:author="Ralph Haugerud" w:date="2014-10-04T12:35:00Z">
        <w:r w:rsidR="001818F2">
          <w:t>-</w:t>
        </w:r>
      </w:ins>
      <w:r>
        <w:t xml:space="preserve">gray basalt or andesite </w:t>
      </w:r>
      <w:proofErr w:type="spellStart"/>
      <w:r>
        <w:t>lithologically</w:t>
      </w:r>
      <w:proofErr w:type="spellEnd"/>
      <w:r>
        <w:t xml:space="preserve"> similar to the</w:t>
      </w:r>
      <w:del w:id="260" w:author="Ralph Haugerud" w:date="2014-10-04T12:57:00Z">
        <w:r w:rsidDel="00687C28">
          <w:delText xml:space="preserve">  </w:delText>
        </w:r>
      </w:del>
      <w:ins w:id="261" w:author="Ralph Haugerud" w:date="2014-10-04T12:57:00Z">
        <w:r w:rsidR="00687C28">
          <w:t xml:space="preserve"> </w:t>
        </w:r>
      </w:ins>
      <w:r>
        <w:t xml:space="preserve">flows of Lookout Mountain; north of Randle a </w:t>
      </w:r>
      <w:del w:id="262" w:author="Ralph Haugerud" w:date="2014-10-04T12:35:00Z">
        <w:r w:rsidDel="001818F2">
          <w:delText>plagiocla5e</w:delText>
        </w:r>
      </w:del>
      <w:ins w:id="263" w:author="Ralph Haugerud" w:date="2014-10-04T12:35:00Z">
        <w:r w:rsidR="001818F2">
          <w:t>plagioclase</w:t>
        </w:r>
      </w:ins>
      <w:r>
        <w:t>-</w:t>
      </w:r>
      <w:proofErr w:type="spellStart"/>
      <w:del w:id="264" w:author="Ralph Haugerud" w:date="2014-10-04T12:35:00Z">
        <w:r w:rsidDel="001818F2">
          <w:delText xml:space="preserve">  </w:delText>
        </w:r>
      </w:del>
      <w:r>
        <w:t>clinopyroxene</w:t>
      </w:r>
      <w:proofErr w:type="spellEnd"/>
      <w:r>
        <w:t xml:space="preserve"> </w:t>
      </w:r>
      <w:proofErr w:type="spellStart"/>
      <w:r>
        <w:t>phyric</w:t>
      </w:r>
      <w:proofErr w:type="spellEnd"/>
      <w:r>
        <w:t xml:space="preserve"> andesite flow yielded an age date of</w:t>
      </w:r>
      <w:del w:id="265" w:author="Ralph Haugerud" w:date="2014-10-04T12:57:00Z">
        <w:r w:rsidDel="00687C28">
          <w:delText xml:space="preserve">  </w:delText>
        </w:r>
      </w:del>
      <w:ins w:id="266" w:author="Ralph Haugerud" w:date="2014-10-04T12:57:00Z">
        <w:r w:rsidR="00687C28">
          <w:t xml:space="preserve"> </w:t>
        </w:r>
      </w:ins>
      <w:r>
        <w:t>16.1 +</w:t>
      </w:r>
      <w:del w:id="267" w:author="Ralph Haugerud" w:date="2014-10-04T12:36:00Z">
        <w:r w:rsidDel="001818F2">
          <w:delText>l—</w:delText>
        </w:r>
      </w:del>
      <w:ins w:id="268" w:author="Ralph Haugerud" w:date="2014-10-04T12:36:00Z">
        <w:r w:rsidR="001818F2">
          <w:t>/-</w:t>
        </w:r>
      </w:ins>
      <w:r>
        <w:t xml:space="preserve"> 1.8 </w:t>
      </w:r>
      <w:proofErr w:type="spellStart"/>
      <w:r>
        <w:t>m.y</w:t>
      </w:r>
      <w:proofErr w:type="spellEnd"/>
      <w:r>
        <w:t>. B.P. {Table 2, sample location K-</w:t>
      </w:r>
      <w:proofErr w:type="spellStart"/>
      <w:r>
        <w:t>Ar</w:t>
      </w:r>
      <w:proofErr w:type="spellEnd"/>
      <w:r>
        <w:t xml:space="preserve"> 2; Phillips</w:t>
      </w:r>
      <w:del w:id="269" w:author="Ralph Haugerud" w:date="2014-10-04T12:57:00Z">
        <w:r w:rsidDel="00687C28">
          <w:delText xml:space="preserve">  </w:delText>
        </w:r>
      </w:del>
      <w:ins w:id="270" w:author="Ralph Haugerud" w:date="2014-10-04T12:57:00Z">
        <w:r w:rsidR="00687C28">
          <w:t xml:space="preserve"> </w:t>
        </w:r>
      </w:ins>
      <w:r>
        <w:t>and others, 1986</w:t>
      </w:r>
      <w:ins w:id="271" w:author="Ralph Haugerud" w:date="2014-10-04T12:36:00Z">
        <w:r w:rsidR="001818F2">
          <w:t>)</w:t>
        </w:r>
      </w:ins>
      <w:del w:id="272" w:author="Ralph Haugerud" w:date="2014-10-04T12:36:00Z">
        <w:r w:rsidDel="001818F2">
          <w:delText>}</w:delText>
        </w:r>
      </w:del>
      <w:r>
        <w:t xml:space="preserve">; near </w:t>
      </w:r>
      <w:proofErr w:type="spellStart"/>
      <w:r>
        <w:t>Klickton</w:t>
      </w:r>
      <w:proofErr w:type="spellEnd"/>
      <w:r>
        <w:t xml:space="preserve"> Divide southeast of the Goat</w:t>
      </w:r>
      <w:del w:id="273" w:author="Ralph Haugerud" w:date="2014-10-04T12:57:00Z">
        <w:r w:rsidDel="00687C28">
          <w:delText xml:space="preserve">  </w:delText>
        </w:r>
      </w:del>
      <w:ins w:id="274" w:author="Ralph Haugerud" w:date="2014-10-04T12:57:00Z">
        <w:r w:rsidR="00687C28">
          <w:t xml:space="preserve"> </w:t>
        </w:r>
      </w:ins>
      <w:r>
        <w:t xml:space="preserve">Rocks </w:t>
      </w:r>
      <w:del w:id="275" w:author="Ralph Haugerud" w:date="2014-10-04T12:36:00Z">
        <w:r w:rsidDel="001818F2">
          <w:delText>{</w:delText>
        </w:r>
      </w:del>
      <w:ins w:id="276" w:author="Ralph Haugerud" w:date="2014-10-04T12:36:00Z">
        <w:r w:rsidR="001818F2">
          <w:t>(</w:t>
        </w:r>
      </w:ins>
      <w:r>
        <w:t>south of the quadrangle</w:t>
      </w:r>
      <w:ins w:id="277" w:author="Ralph Haugerud" w:date="2014-10-04T12:36:00Z">
        <w:r w:rsidR="001818F2">
          <w:t>)</w:t>
        </w:r>
      </w:ins>
      <w:del w:id="278" w:author="Ralph Haugerud" w:date="2014-10-04T12:36:00Z">
        <w:r w:rsidDel="001818F2">
          <w:delText>}</w:delText>
        </w:r>
      </w:del>
      <w:r>
        <w:t xml:space="preserve"> the basaltic andesite is poorly</w:t>
      </w:r>
      <w:del w:id="279" w:author="Ralph Haugerud" w:date="2014-10-04T12:57:00Z">
        <w:r w:rsidDel="00687C28">
          <w:delText xml:space="preserve">  </w:delText>
        </w:r>
      </w:del>
      <w:ins w:id="280" w:author="Ralph Haugerud" w:date="2014-10-04T12:57:00Z">
        <w:r w:rsidR="00687C28">
          <w:t xml:space="preserve"> </w:t>
        </w:r>
      </w:ins>
      <w:r>
        <w:t>studied, but it has been described as being similar to the Fifes</w:t>
      </w:r>
      <w:del w:id="281" w:author="Ralph Haugerud" w:date="2014-10-04T12:57:00Z">
        <w:r w:rsidDel="00687C28">
          <w:delText xml:space="preserve">  </w:delText>
        </w:r>
      </w:del>
      <w:ins w:id="282" w:author="Ralph Haugerud" w:date="2014-10-04T12:57:00Z">
        <w:r w:rsidR="00687C28">
          <w:t xml:space="preserve"> </w:t>
        </w:r>
      </w:ins>
      <w:r>
        <w:t xml:space="preserve">Peak Formation </w:t>
      </w:r>
      <w:ins w:id="283" w:author="Ralph Haugerud" w:date="2014-10-04T12:36:00Z">
        <w:r w:rsidR="001818F2">
          <w:t>(</w:t>
        </w:r>
      </w:ins>
      <w:del w:id="284" w:author="Ralph Haugerud" w:date="2014-10-04T12:36:00Z">
        <w:r w:rsidDel="001818F2">
          <w:delText>[</w:delText>
        </w:r>
      </w:del>
      <w:r>
        <w:t>D. A. Swanson, oral communication, 1985)</w:t>
      </w:r>
      <w:del w:id="285" w:author="Ralph Haugerud" w:date="2014-10-04T12:57:00Z">
        <w:r w:rsidDel="00687C28">
          <w:delText xml:space="preserve">  </w:delText>
        </w:r>
      </w:del>
      <w:ins w:id="286" w:author="Ralph Haugerud" w:date="2014-10-04T12:57:00Z">
        <w:r w:rsidR="00687C28">
          <w:t xml:space="preserve"> </w:t>
        </w:r>
      </w:ins>
      <w:del w:id="287" w:author="Ralph Haugerud" w:date="2014-10-04T12:57:00Z">
        <w:r w:rsidDel="00687C28">
          <w:delText xml:space="preserve">  </w:delText>
        </w:r>
      </w:del>
      <w:ins w:id="288" w:author="Ralph Haugerud" w:date="2014-10-04T12:57:00Z">
        <w:r w:rsidR="00687C28">
          <w:t xml:space="preserve"> </w:t>
        </w:r>
      </w:ins>
      <w:del w:id="289" w:author="Ralph Haugerud" w:date="2014-10-04T12:57:00Z">
        <w:r w:rsidDel="00687C28">
          <w:delText xml:space="preserve">  </w:delText>
        </w:r>
      </w:del>
      <w:ins w:id="290" w:author="Ralph Haugerud" w:date="2014-10-04T12:57:00Z">
        <w:r w:rsidR="00687C28">
          <w:t xml:space="preserve"> </w:t>
        </w:r>
      </w:ins>
      <w:del w:id="291" w:author="Ralph Haugerud" w:date="2014-10-04T12:57:00Z">
        <w:r w:rsidDel="00687C28">
          <w:delText xml:space="preserve">  </w:delText>
        </w:r>
      </w:del>
      <w:ins w:id="292" w:author="Ralph Haugerud" w:date="2014-10-04T12:57:00Z">
        <w:r w:rsidR="00687C28">
          <w:t xml:space="preserve"> </w:t>
        </w:r>
      </w:ins>
    </w:p>
    <w:p w:rsidR="00193493" w:rsidRDefault="00193493" w:rsidP="00193493">
      <w:del w:id="293" w:author="Ralph Haugerud" w:date="2014-10-04T12:38:00Z">
        <w:r w:rsidDel="001818F2">
          <w:delText xml:space="preserve">Tvag  </w:delText>
        </w:r>
      </w:del>
      <w:ins w:id="294" w:author="Ralph Haugerud" w:date="2014-10-04T12:38:00Z">
        <w:r w:rsidR="001818F2">
          <w:t>Tva</w:t>
        </w:r>
        <w:r w:rsidR="001818F2" w:rsidRPr="001818F2">
          <w:rPr>
            <w:vertAlign w:val="subscript"/>
            <w:rPrChange w:id="295" w:author="Ralph Haugerud" w:date="2014-10-04T12:38:00Z">
              <w:rPr/>
            </w:rPrChange>
          </w:rPr>
          <w:t>2</w:t>
        </w:r>
      </w:ins>
      <w:ins w:id="296" w:author="Ralph Haugerud" w:date="2014-10-04T12:57:00Z">
        <w:r w:rsidR="00687C28">
          <w:t xml:space="preserve"> </w:t>
        </w:r>
      </w:ins>
    </w:p>
    <w:p w:rsidR="00193493" w:rsidRDefault="00193493" w:rsidP="00193493">
      <w:r>
        <w:t xml:space="preserve">Upper </w:t>
      </w:r>
      <w:ins w:id="297" w:author="Ralph Haugerud" w:date="2014-10-04T12:38:00Z">
        <w:r w:rsidR="001818F2">
          <w:t>O</w:t>
        </w:r>
      </w:ins>
      <w:del w:id="298" w:author="Ralph Haugerud" w:date="2014-10-04T12:38:00Z">
        <w:r w:rsidDel="001818F2">
          <w:delText>D</w:delText>
        </w:r>
      </w:del>
      <w:r>
        <w:t>ligocene andesite flows--Andesite and basaltic andesite</w:t>
      </w:r>
      <w:del w:id="299" w:author="Ralph Haugerud" w:date="2014-10-04T12:57:00Z">
        <w:r w:rsidDel="00687C28">
          <w:delText xml:space="preserve">  </w:delText>
        </w:r>
      </w:del>
      <w:ins w:id="300" w:author="Ralph Haugerud" w:date="2014-10-04T12:57:00Z">
        <w:r w:rsidR="00687C28">
          <w:t xml:space="preserve"> </w:t>
        </w:r>
      </w:ins>
      <w:r>
        <w:t>flows and flow breccia believed to be equivalent to the</w:t>
      </w:r>
      <w:del w:id="301" w:author="Ralph Haugerud" w:date="2014-10-04T12:57:00Z">
        <w:r w:rsidDel="00687C28">
          <w:delText xml:space="preserve">  </w:delText>
        </w:r>
      </w:del>
      <w:ins w:id="302" w:author="Ralph Haugerud" w:date="2014-10-04T12:57:00Z">
        <w:r w:rsidR="00687C28">
          <w:t xml:space="preserve"> </w:t>
        </w:r>
      </w:ins>
      <w:del w:id="303" w:author="Ralph Haugerud" w:date="2014-10-04T12:38:00Z">
        <w:r w:rsidDel="001818F2">
          <w:delText xml:space="preserve">Dhanapecosh </w:delText>
        </w:r>
      </w:del>
      <w:proofErr w:type="spellStart"/>
      <w:ins w:id="304" w:author="Ralph Haugerud" w:date="2014-10-04T12:38:00Z">
        <w:r w:rsidR="001818F2">
          <w:t>Ohanapecosh</w:t>
        </w:r>
        <w:proofErr w:type="spellEnd"/>
        <w:r w:rsidR="001818F2">
          <w:t xml:space="preserve"> </w:t>
        </w:r>
      </w:ins>
      <w:r>
        <w:t xml:space="preserve">lavas </w:t>
      </w:r>
      <w:ins w:id="305" w:author="Ralph Haugerud" w:date="2014-10-04T12:38:00Z">
        <w:r w:rsidR="001818F2">
          <w:t>(</w:t>
        </w:r>
      </w:ins>
      <w:del w:id="306" w:author="Ralph Haugerud" w:date="2014-10-04T12:38:00Z">
        <w:r w:rsidDel="001818F2">
          <w:delText>[</w:delText>
        </w:r>
      </w:del>
      <w:r>
        <w:t xml:space="preserve">unit </w:t>
      </w:r>
      <w:proofErr w:type="spellStart"/>
      <w:r>
        <w:t>Tohl</w:t>
      </w:r>
      <w:proofErr w:type="spellEnd"/>
      <w:r>
        <w:t xml:space="preserve">) but not called </w:t>
      </w:r>
      <w:proofErr w:type="spellStart"/>
      <w:ins w:id="307" w:author="Ralph Haugerud" w:date="2014-10-04T12:39:00Z">
        <w:r w:rsidR="001818F2">
          <w:t>O</w:t>
        </w:r>
      </w:ins>
      <w:del w:id="308" w:author="Ralph Haugerud" w:date="2014-10-04T12:39:00Z">
        <w:r w:rsidDel="001818F2">
          <w:delText>D</w:delText>
        </w:r>
      </w:del>
      <w:r>
        <w:t>hanapecosh</w:t>
      </w:r>
      <w:proofErr w:type="spellEnd"/>
      <w:r>
        <w:t xml:space="preserve"> because</w:t>
      </w:r>
      <w:del w:id="309" w:author="Ralph Haugerud" w:date="2014-10-04T12:57:00Z">
        <w:r w:rsidDel="00687C28">
          <w:delText xml:space="preserve">  </w:delText>
        </w:r>
      </w:del>
      <w:ins w:id="310" w:author="Ralph Haugerud" w:date="2014-10-04T12:57:00Z">
        <w:r w:rsidR="00687C28">
          <w:t xml:space="preserve"> </w:t>
        </w:r>
      </w:ins>
      <w:r>
        <w:t>it remains to be demonstrated through detailed mapping that they</w:t>
      </w:r>
      <w:del w:id="311" w:author="Ralph Haugerud" w:date="2014-10-04T12:57:00Z">
        <w:r w:rsidDel="00687C28">
          <w:delText xml:space="preserve">  </w:delText>
        </w:r>
      </w:del>
      <w:ins w:id="312" w:author="Ralph Haugerud" w:date="2014-10-04T12:57:00Z">
        <w:r w:rsidR="00687C28">
          <w:t xml:space="preserve"> </w:t>
        </w:r>
      </w:ins>
      <w:r>
        <w:t>are the same unit; north of Randle are dark-colored massive to</w:t>
      </w:r>
      <w:del w:id="313" w:author="Ralph Haugerud" w:date="2014-10-04T12:57:00Z">
        <w:r w:rsidDel="00687C28">
          <w:delText xml:space="preserve">  </w:delText>
        </w:r>
      </w:del>
      <w:ins w:id="314" w:author="Ralph Haugerud" w:date="2014-10-04T12:57:00Z">
        <w:r w:rsidR="00687C28">
          <w:t xml:space="preserve"> </w:t>
        </w:r>
      </w:ins>
      <w:proofErr w:type="spellStart"/>
      <w:r>
        <w:t>platy</w:t>
      </w:r>
      <w:proofErr w:type="spellEnd"/>
      <w:r>
        <w:t>, porphyritic two-pyroxene andesite flows and flow breccia</w:t>
      </w:r>
      <w:del w:id="315" w:author="Ralph Haugerud" w:date="2014-10-04T12:57:00Z">
        <w:r w:rsidDel="00687C28">
          <w:delText xml:space="preserve">  </w:delText>
        </w:r>
      </w:del>
      <w:ins w:id="316" w:author="Ralph Haugerud" w:date="2014-10-04T12:57:00Z">
        <w:r w:rsidR="00687C28">
          <w:t xml:space="preserve"> </w:t>
        </w:r>
      </w:ins>
      <w:r>
        <w:t xml:space="preserve">with </w:t>
      </w:r>
      <w:proofErr w:type="spellStart"/>
      <w:r>
        <w:t>interbedded</w:t>
      </w:r>
      <w:proofErr w:type="spellEnd"/>
      <w:r>
        <w:t xml:space="preserve"> </w:t>
      </w:r>
      <w:proofErr w:type="spellStart"/>
      <w:r>
        <w:t>volcaniclastic</w:t>
      </w:r>
      <w:proofErr w:type="spellEnd"/>
      <w:r>
        <w:t xml:space="preserve"> breccia and conglomerate; age of</w:t>
      </w:r>
      <w:del w:id="317" w:author="Ralph Haugerud" w:date="2014-10-04T12:57:00Z">
        <w:r w:rsidDel="00687C28">
          <w:delText xml:space="preserve">  </w:delText>
        </w:r>
      </w:del>
      <w:ins w:id="318" w:author="Ralph Haugerud" w:date="2014-10-04T12:57:00Z">
        <w:r w:rsidR="00687C28">
          <w:t xml:space="preserve"> </w:t>
        </w:r>
      </w:ins>
      <w:r>
        <w:t>this package of rock where it crops out to the west in the</w:t>
      </w:r>
      <w:del w:id="319" w:author="Ralph Haugerud" w:date="2014-10-04T12:57:00Z">
        <w:r w:rsidDel="00687C28">
          <w:delText xml:space="preserve">  </w:delText>
        </w:r>
      </w:del>
      <w:ins w:id="320" w:author="Ralph Haugerud" w:date="2014-10-04T12:57:00Z">
        <w:r w:rsidR="00687C28">
          <w:t xml:space="preserve"> </w:t>
        </w:r>
      </w:ins>
      <w:r>
        <w:t xml:space="preserve">Centralia quadrangle was 27.0 +/- 1.8 </w:t>
      </w:r>
      <w:proofErr w:type="spellStart"/>
      <w:r>
        <w:t>m.y.B.P</w:t>
      </w:r>
      <w:proofErr w:type="spellEnd"/>
      <w:r>
        <w:t xml:space="preserve">. </w:t>
      </w:r>
      <w:ins w:id="321" w:author="Ralph Haugerud" w:date="2014-10-04T12:39:00Z">
        <w:r w:rsidR="001818F2">
          <w:t>(</w:t>
        </w:r>
      </w:ins>
      <w:del w:id="322" w:author="Ralph Haugerud" w:date="2014-10-04T12:39:00Z">
        <w:r w:rsidDel="001818F2">
          <w:delText>{</w:delText>
        </w:r>
      </w:del>
      <w:r>
        <w:t>whole rock,</w:t>
      </w:r>
      <w:del w:id="323" w:author="Ralph Haugerud" w:date="2014-10-04T12:57:00Z">
        <w:r w:rsidDel="00687C28">
          <w:delText xml:space="preserve">  </w:delText>
        </w:r>
      </w:del>
      <w:ins w:id="324" w:author="Ralph Haugerud" w:date="2014-10-04T12:57:00Z">
        <w:r w:rsidR="00687C28">
          <w:t xml:space="preserve"> </w:t>
        </w:r>
      </w:ins>
      <w:r>
        <w:t xml:space="preserve">Phillips and others, 1986; </w:t>
      </w:r>
      <w:proofErr w:type="spellStart"/>
      <w:r>
        <w:t>Schasse</w:t>
      </w:r>
      <w:proofErr w:type="spellEnd"/>
      <w:r>
        <w:t>, 198</w:t>
      </w:r>
      <w:del w:id="325" w:author="Ralph Haugerud" w:date="2014-10-04T12:39:00Z">
        <w:r w:rsidDel="001818F2">
          <w:delText xml:space="preserve">?, </w:delText>
        </w:r>
      </w:del>
      <w:ins w:id="326" w:author="Ralph Haugerud" w:date="2014-10-04T12:39:00Z">
        <w:r w:rsidR="001818F2">
          <w:t xml:space="preserve">7, </w:t>
        </w:r>
      </w:ins>
      <w:r>
        <w:t>Table 2, sample</w:t>
      </w:r>
      <w:del w:id="327" w:author="Ralph Haugerud" w:date="2014-10-04T12:57:00Z">
        <w:r w:rsidDel="00687C28">
          <w:delText xml:space="preserve">  </w:delText>
        </w:r>
      </w:del>
      <w:ins w:id="328" w:author="Ralph Haugerud" w:date="2014-10-04T12:57:00Z">
        <w:r w:rsidR="00687C28">
          <w:t xml:space="preserve"> </w:t>
        </w:r>
      </w:ins>
      <w:r>
        <w:t>location K-</w:t>
      </w:r>
      <w:proofErr w:type="spellStart"/>
      <w:r>
        <w:t>Ar</w:t>
      </w:r>
      <w:proofErr w:type="spellEnd"/>
      <w:r>
        <w:t xml:space="preserve"> 6</w:t>
      </w:r>
      <w:ins w:id="329" w:author="Ralph Haugerud" w:date="2014-10-04T12:40:00Z">
        <w:r w:rsidR="001818F2">
          <w:t>)</w:t>
        </w:r>
      </w:ins>
      <w:del w:id="330" w:author="Ralph Haugerud" w:date="2014-10-04T12:40:00Z">
        <w:r w:rsidDel="001818F2">
          <w:delText>}</w:delText>
        </w:r>
      </w:del>
      <w:r>
        <w:t>; in the Silver Creek Depression and on Dixon</w:t>
      </w:r>
      <w:del w:id="331" w:author="Ralph Haugerud" w:date="2014-10-04T12:57:00Z">
        <w:r w:rsidDel="00687C28">
          <w:delText xml:space="preserve">  </w:delText>
        </w:r>
      </w:del>
      <w:ins w:id="332" w:author="Ralph Haugerud" w:date="2014-10-04T12:57:00Z">
        <w:r w:rsidR="00687C28">
          <w:t xml:space="preserve"> </w:t>
        </w:r>
      </w:ins>
      <w:r>
        <w:t xml:space="preserve">Mountain, unit is gray, brown, and green </w:t>
      </w:r>
      <w:proofErr w:type="spellStart"/>
      <w:r>
        <w:t>interbedded</w:t>
      </w:r>
      <w:proofErr w:type="spellEnd"/>
      <w:r>
        <w:t xml:space="preserve"> andesite</w:t>
      </w:r>
      <w:del w:id="333" w:author="Ralph Haugerud" w:date="2014-10-04T12:57:00Z">
        <w:r w:rsidDel="00687C28">
          <w:delText xml:space="preserve">  </w:delText>
        </w:r>
      </w:del>
      <w:ins w:id="334" w:author="Ralph Haugerud" w:date="2014-10-04T12:57:00Z">
        <w:r w:rsidR="00687C28">
          <w:t xml:space="preserve"> </w:t>
        </w:r>
      </w:ins>
      <w:r>
        <w:t xml:space="preserve">flows and flow breccia with subordinate amounts of </w:t>
      </w:r>
      <w:proofErr w:type="spellStart"/>
      <w:r>
        <w:t>laharic</w:t>
      </w:r>
      <w:proofErr w:type="spellEnd"/>
      <w:r>
        <w:t xml:space="preserve"> and</w:t>
      </w:r>
      <w:del w:id="335" w:author="Ralph Haugerud" w:date="2014-10-04T12:57:00Z">
        <w:r w:rsidDel="00687C28">
          <w:delText xml:space="preserve">  </w:delText>
        </w:r>
      </w:del>
      <w:ins w:id="336" w:author="Ralph Haugerud" w:date="2014-10-04T12:57:00Z">
        <w:r w:rsidR="00687C28">
          <w:t xml:space="preserve"> </w:t>
        </w:r>
      </w:ins>
      <w:r>
        <w:t xml:space="preserve">tuff breccia </w:t>
      </w:r>
      <w:ins w:id="337" w:author="Ralph Haugerud" w:date="2014-10-04T12:40:00Z">
        <w:r w:rsidR="001818F2">
          <w:t>9</w:t>
        </w:r>
      </w:ins>
      <w:del w:id="338" w:author="Ralph Haugerud" w:date="2014-10-04T12:40:00Z">
        <w:r w:rsidDel="001818F2">
          <w:delText>[</w:delText>
        </w:r>
      </w:del>
      <w:r>
        <w:t>U.S. Forest Service, Packwood Ranger District,</w:t>
      </w:r>
      <w:del w:id="339" w:author="Ralph Haugerud" w:date="2014-10-04T12:57:00Z">
        <w:r w:rsidDel="00687C28">
          <w:delText xml:space="preserve">  </w:delText>
        </w:r>
      </w:del>
      <w:ins w:id="340" w:author="Ralph Haugerud" w:date="2014-10-04T12:57:00Z">
        <w:r w:rsidR="00687C28">
          <w:t xml:space="preserve"> </w:t>
        </w:r>
      </w:ins>
      <w:r>
        <w:t xml:space="preserve">written </w:t>
      </w:r>
      <w:del w:id="341" w:author="Ralph Haugerud" w:date="2014-10-04T12:40:00Z">
        <w:r w:rsidDel="001818F2">
          <w:delText>c0mmun</w:delText>
        </w:r>
      </w:del>
      <w:proofErr w:type="spellStart"/>
      <w:ins w:id="342" w:author="Ralph Haugerud" w:date="2014-10-04T12:40:00Z">
        <w:r w:rsidR="001818F2">
          <w:t>commun</w:t>
        </w:r>
      </w:ins>
      <w:proofErr w:type="spellEnd"/>
      <w:r>
        <w:t>., 1984</w:t>
      </w:r>
      <w:ins w:id="343" w:author="Ralph Haugerud" w:date="2014-10-04T12:40:00Z">
        <w:r w:rsidR="001818F2">
          <w:t>)</w:t>
        </w:r>
      </w:ins>
      <w:del w:id="344" w:author="Ralph Haugerud" w:date="2014-10-04T12:40:00Z">
        <w:r w:rsidDel="001818F2">
          <w:delText>]</w:delText>
        </w:r>
      </w:del>
      <w:del w:id="345" w:author="Ralph Haugerud" w:date="2014-10-04T12:57:00Z">
        <w:r w:rsidDel="00687C28">
          <w:delText xml:space="preserve">  </w:delText>
        </w:r>
      </w:del>
      <w:ins w:id="346" w:author="Ralph Haugerud" w:date="2014-10-04T12:57:00Z">
        <w:r w:rsidR="00687C28">
          <w:t xml:space="preserve"> </w:t>
        </w:r>
      </w:ins>
      <w:del w:id="347" w:author="Ralph Haugerud" w:date="2014-10-04T12:57:00Z">
        <w:r w:rsidDel="00687C28">
          <w:delText xml:space="preserve">  </w:delText>
        </w:r>
      </w:del>
      <w:ins w:id="348" w:author="Ralph Haugerud" w:date="2014-10-04T12:57:00Z">
        <w:r w:rsidR="00687C28">
          <w:t xml:space="preserve"> </w:t>
        </w:r>
      </w:ins>
    </w:p>
    <w:p w:rsidR="00193493" w:rsidRDefault="00193493" w:rsidP="00193493">
      <w:proofErr w:type="spellStart"/>
      <w:r>
        <w:t>Toh</w:t>
      </w:r>
      <w:proofErr w:type="spellEnd"/>
      <w:del w:id="349" w:author="Ralph Haugerud" w:date="2014-10-04T12:57:00Z">
        <w:r w:rsidDel="00687C28">
          <w:delText xml:space="preserve">  </w:delText>
        </w:r>
      </w:del>
      <w:ins w:id="350" w:author="Ralph Haugerud" w:date="2014-10-04T12:57:00Z">
        <w:r w:rsidR="00687C28">
          <w:t xml:space="preserve"> </w:t>
        </w:r>
      </w:ins>
    </w:p>
    <w:p w:rsidR="00193493" w:rsidRDefault="00193493" w:rsidP="00193493">
      <w:del w:id="351" w:author="Ralph Haugerud" w:date="2014-10-04T12:40:00Z">
        <w:r w:rsidDel="001818F2">
          <w:delText xml:space="preserve">Uhanapecosh </w:delText>
        </w:r>
      </w:del>
      <w:proofErr w:type="spellStart"/>
      <w:ins w:id="352" w:author="Ralph Haugerud" w:date="2014-10-04T12:40:00Z">
        <w:r w:rsidR="001818F2">
          <w:t>Ohanapecosh</w:t>
        </w:r>
        <w:proofErr w:type="spellEnd"/>
        <w:r w:rsidR="001818F2">
          <w:t xml:space="preserve"> </w:t>
        </w:r>
      </w:ins>
      <w:r>
        <w:t xml:space="preserve">Formation </w:t>
      </w:r>
      <w:ins w:id="353" w:author="Ralph Haugerud" w:date="2014-10-04T12:41:00Z">
        <w:r w:rsidR="001818F2">
          <w:t>(</w:t>
        </w:r>
      </w:ins>
      <w:del w:id="354" w:author="Ralph Haugerud" w:date="2014-10-04T12:41:00Z">
        <w:r w:rsidDel="001818F2">
          <w:delText>[Uligocene</w:delText>
        </w:r>
      </w:del>
      <w:ins w:id="355" w:author="Ralph Haugerud" w:date="2014-10-04T12:41:00Z">
        <w:r w:rsidR="001818F2">
          <w:t>Oligocene</w:t>
        </w:r>
      </w:ins>
      <w:del w:id="356" w:author="Ralph Haugerud" w:date="2014-10-04T12:41:00Z">
        <w:r w:rsidDel="001818F2">
          <w:delText>)——</w:delText>
        </w:r>
      </w:del>
      <w:ins w:id="357" w:author="Ralph Haugerud" w:date="2014-10-04T12:41:00Z">
        <w:r w:rsidR="001818F2">
          <w:t>)--</w:t>
        </w:r>
      </w:ins>
      <w:r>
        <w:t>Greenish to brown and maroon</w:t>
      </w:r>
      <w:del w:id="358" w:author="Ralph Haugerud" w:date="2014-10-04T12:57:00Z">
        <w:r w:rsidDel="00687C28">
          <w:delText xml:space="preserve">  </w:delText>
        </w:r>
      </w:del>
      <w:ins w:id="359" w:author="Ralph Haugerud" w:date="2014-10-04T12:57:00Z">
        <w:r w:rsidR="00687C28">
          <w:t xml:space="preserve"> </w:t>
        </w:r>
      </w:ins>
      <w:proofErr w:type="spellStart"/>
      <w:r>
        <w:t>dacitic</w:t>
      </w:r>
      <w:proofErr w:type="spellEnd"/>
      <w:r>
        <w:t xml:space="preserve"> to basaltic-andesitic lithic breccia, tuff, tuff breccia,</w:t>
      </w:r>
      <w:del w:id="360" w:author="Ralph Haugerud" w:date="2014-10-04T12:57:00Z">
        <w:r w:rsidDel="00687C28">
          <w:delText xml:space="preserve">  </w:delText>
        </w:r>
      </w:del>
      <w:ins w:id="361" w:author="Ralph Haugerud" w:date="2014-10-04T12:57:00Z">
        <w:r w:rsidR="00687C28">
          <w:t xml:space="preserve"> </w:t>
        </w:r>
      </w:ins>
      <w:r>
        <w:t xml:space="preserve">and </w:t>
      </w:r>
      <w:proofErr w:type="spellStart"/>
      <w:r>
        <w:t>volcaniclastic</w:t>
      </w:r>
      <w:proofErr w:type="spellEnd"/>
      <w:r>
        <w:t xml:space="preserve"> siltstone, sandstone, and conglomerate </w:t>
      </w:r>
      <w:del w:id="362" w:author="Ralph Haugerud" w:date="2014-10-04T12:43:00Z">
        <w:r w:rsidDel="001818F2">
          <w:delText>{</w:delText>
        </w:r>
      </w:del>
      <w:ins w:id="363" w:author="Ralph Haugerud" w:date="2014-10-04T12:43:00Z">
        <w:r w:rsidR="001818F2">
          <w:t>(</w:t>
        </w:r>
      </w:ins>
      <w:r>
        <w:t>Fiske</w:t>
      </w:r>
      <w:del w:id="364" w:author="Ralph Haugerud" w:date="2014-10-04T12:57:00Z">
        <w:r w:rsidDel="00687C28">
          <w:delText xml:space="preserve">  </w:delText>
        </w:r>
      </w:del>
      <w:ins w:id="365" w:author="Ralph Haugerud" w:date="2014-10-04T12:57:00Z">
        <w:r w:rsidR="00687C28">
          <w:t xml:space="preserve"> </w:t>
        </w:r>
      </w:ins>
      <w:r>
        <w:t xml:space="preserve">and others, 1963; </w:t>
      </w:r>
      <w:del w:id="366" w:author="Ralph Haugerud" w:date="2014-10-04T12:43:00Z">
        <w:r w:rsidDel="001818F2">
          <w:delText>winters</w:delText>
        </w:r>
      </w:del>
      <w:ins w:id="367" w:author="Ralph Haugerud" w:date="2014-10-04T12:43:00Z">
        <w:r w:rsidR="001818F2">
          <w:t>Winters</w:t>
        </w:r>
      </w:ins>
      <w:r>
        <w:t>, 1984; Vance and others, in press</w:t>
      </w:r>
      <w:del w:id="368" w:author="Ralph Haugerud" w:date="2014-10-04T12:43:00Z">
        <w:r w:rsidDel="001818F2">
          <w:delText xml:space="preserve">];  </w:delText>
        </w:r>
      </w:del>
      <w:ins w:id="369" w:author="Ralph Haugerud" w:date="2014-10-04T12:43:00Z">
        <w:r w:rsidR="001818F2">
          <w:t>);</w:t>
        </w:r>
      </w:ins>
      <w:ins w:id="370" w:author="Ralph Haugerud" w:date="2014-10-04T12:57:00Z">
        <w:r w:rsidR="00687C28">
          <w:t xml:space="preserve"> </w:t>
        </w:r>
      </w:ins>
      <w:proofErr w:type="spellStart"/>
      <w:r>
        <w:t>breccias</w:t>
      </w:r>
      <w:proofErr w:type="spellEnd"/>
      <w:r>
        <w:t xml:space="preserve"> typically are </w:t>
      </w:r>
      <w:proofErr w:type="spellStart"/>
      <w:r>
        <w:t>unstratified</w:t>
      </w:r>
      <w:proofErr w:type="spellEnd"/>
      <w:r>
        <w:t xml:space="preserve">, crudely graded, or </w:t>
      </w:r>
      <w:r>
        <w:lastRenderedPageBreak/>
        <w:t>very</w:t>
      </w:r>
      <w:del w:id="371" w:author="Ralph Haugerud" w:date="2014-10-04T12:57:00Z">
        <w:r w:rsidDel="00687C28">
          <w:delText xml:space="preserve">  </w:delText>
        </w:r>
      </w:del>
      <w:ins w:id="372" w:author="Ralph Haugerud" w:date="2014-10-04T12:57:00Z">
        <w:r w:rsidR="00687C28">
          <w:t xml:space="preserve"> </w:t>
        </w:r>
      </w:ins>
      <w:r>
        <w:t xml:space="preserve">thickly bedded and poorly sorted, with </w:t>
      </w:r>
      <w:proofErr w:type="spellStart"/>
      <w:r>
        <w:t>clasts</w:t>
      </w:r>
      <w:proofErr w:type="spellEnd"/>
      <w:r>
        <w:t xml:space="preserve"> of </w:t>
      </w:r>
      <w:proofErr w:type="spellStart"/>
      <w:r>
        <w:t>heterolithologic</w:t>
      </w:r>
      <w:proofErr w:type="spellEnd"/>
      <w:del w:id="373" w:author="Ralph Haugerud" w:date="2014-10-04T12:57:00Z">
        <w:r w:rsidDel="00687C28">
          <w:delText xml:space="preserve">  </w:delText>
        </w:r>
      </w:del>
      <w:ins w:id="374" w:author="Ralph Haugerud" w:date="2014-10-04T12:57:00Z">
        <w:r w:rsidR="00687C28">
          <w:t xml:space="preserve"> </w:t>
        </w:r>
      </w:ins>
      <w:r>
        <w:t>debris, including highly altered pyroclastic rock, porphyritic</w:t>
      </w:r>
      <w:del w:id="375" w:author="Ralph Haugerud" w:date="2014-10-04T12:57:00Z">
        <w:r w:rsidDel="00687C28">
          <w:delText xml:space="preserve">  </w:delText>
        </w:r>
      </w:del>
      <w:ins w:id="376" w:author="Ralph Haugerud" w:date="2014-10-04T12:57:00Z">
        <w:r w:rsidR="00687C28">
          <w:t xml:space="preserve"> </w:t>
        </w:r>
      </w:ins>
      <w:r>
        <w:t xml:space="preserve">basaltic andesite to </w:t>
      </w:r>
      <w:proofErr w:type="spellStart"/>
      <w:r>
        <w:t>dacite</w:t>
      </w:r>
      <w:proofErr w:type="spellEnd"/>
      <w:r>
        <w:t xml:space="preserve">, and </w:t>
      </w:r>
      <w:proofErr w:type="spellStart"/>
      <w:r>
        <w:t>aphyric</w:t>
      </w:r>
      <w:proofErr w:type="spellEnd"/>
      <w:r>
        <w:t xml:space="preserve"> to glassy lava in a</w:t>
      </w:r>
      <w:del w:id="377" w:author="Ralph Haugerud" w:date="2014-10-04T12:57:00Z">
        <w:r w:rsidDel="00687C28">
          <w:delText xml:space="preserve">  </w:delText>
        </w:r>
      </w:del>
      <w:ins w:id="378" w:author="Ralph Haugerud" w:date="2014-10-04T12:57:00Z">
        <w:r w:rsidR="00687C28">
          <w:t xml:space="preserve"> </w:t>
        </w:r>
      </w:ins>
      <w:r>
        <w:t>matrix of altered plagioclase, devitrified glass shards, and</w:t>
      </w:r>
      <w:del w:id="379" w:author="Ralph Haugerud" w:date="2014-10-04T12:57:00Z">
        <w:r w:rsidDel="00687C28">
          <w:delText xml:space="preserve">  </w:delText>
        </w:r>
      </w:del>
      <w:ins w:id="380" w:author="Ralph Haugerud" w:date="2014-10-04T12:57:00Z">
        <w:r w:rsidR="00687C28">
          <w:t xml:space="preserve"> </w:t>
        </w:r>
      </w:ins>
      <w:r>
        <w:t>clay; sandstone and ash to lapilli tuff commonly form well-</w:t>
      </w:r>
      <w:del w:id="381" w:author="Ralph Haugerud" w:date="2014-10-04T12:57:00Z">
        <w:r w:rsidDel="00687C28">
          <w:delText xml:space="preserve">  </w:delText>
        </w:r>
      </w:del>
      <w:ins w:id="382" w:author="Ralph Haugerud" w:date="2014-10-04T12:57:00Z">
        <w:r w:rsidR="00687C28">
          <w:t xml:space="preserve"> </w:t>
        </w:r>
      </w:ins>
      <w:r>
        <w:t>bedded, graded, and parallel laminated sequences; most of the</w:t>
      </w:r>
      <w:del w:id="383" w:author="Ralph Haugerud" w:date="2014-10-04T12:57:00Z">
        <w:r w:rsidDel="00687C28">
          <w:delText xml:space="preserve">  </w:delText>
        </w:r>
      </w:del>
      <w:ins w:id="384" w:author="Ralph Haugerud" w:date="2014-10-04T12:57:00Z">
        <w:r w:rsidR="00687C28">
          <w:t xml:space="preserve"> </w:t>
        </w:r>
      </w:ins>
      <w:r>
        <w:t xml:space="preserve">unit is extensively </w:t>
      </w:r>
      <w:proofErr w:type="spellStart"/>
      <w:r>
        <w:t>zeolitized</w:t>
      </w:r>
      <w:proofErr w:type="spellEnd"/>
      <w:r>
        <w:t xml:space="preserve"> and hydrothermally altered; local</w:t>
      </w:r>
      <w:del w:id="385" w:author="Ralph Haugerud" w:date="2014-10-04T12:57:00Z">
        <w:r w:rsidDel="00687C28">
          <w:delText xml:space="preserve">  </w:delText>
        </w:r>
      </w:del>
      <w:ins w:id="386" w:author="Ralph Haugerud" w:date="2014-10-04T12:57:00Z">
        <w:r w:rsidR="00687C28">
          <w:t xml:space="preserve"> </w:t>
        </w:r>
      </w:ins>
      <w:r>
        <w:t>accumulations of lava; dominantly andesitic, are near vent</w:t>
      </w:r>
      <w:del w:id="387" w:author="Ralph Haugerud" w:date="2014-10-04T12:57:00Z">
        <w:r w:rsidDel="00687C28">
          <w:delText xml:space="preserve">  </w:delText>
        </w:r>
      </w:del>
      <w:ins w:id="388" w:author="Ralph Haugerud" w:date="2014-10-04T12:57:00Z">
        <w:r w:rsidR="00687C28">
          <w:t xml:space="preserve"> </w:t>
        </w:r>
      </w:ins>
      <w:proofErr w:type="spellStart"/>
      <w:r>
        <w:t>facies</w:t>
      </w:r>
      <w:proofErr w:type="spellEnd"/>
      <w:r>
        <w:t>; some of the larger lava accumulations represent volcanic</w:t>
      </w:r>
      <w:del w:id="389" w:author="Ralph Haugerud" w:date="2014-10-04T12:57:00Z">
        <w:r w:rsidDel="00687C28">
          <w:delText xml:space="preserve">  </w:delText>
        </w:r>
      </w:del>
      <w:ins w:id="390" w:author="Ralph Haugerud" w:date="2014-10-04T12:57:00Z">
        <w:r w:rsidR="00687C28">
          <w:t xml:space="preserve"> </w:t>
        </w:r>
      </w:ins>
      <w:r>
        <w:t>centers from which the pyroclastic material may have been</w:t>
      </w:r>
      <w:del w:id="391" w:author="Ralph Haugerud" w:date="2014-10-04T12:57:00Z">
        <w:r w:rsidDel="00687C28">
          <w:delText xml:space="preserve">  </w:delText>
        </w:r>
      </w:del>
      <w:ins w:id="392" w:author="Ralph Haugerud" w:date="2014-10-04T12:57:00Z">
        <w:r w:rsidR="00687C28">
          <w:t xml:space="preserve"> </w:t>
        </w:r>
      </w:ins>
      <w:r>
        <w:t xml:space="preserve">erupted; some of the lavas have been mapped as distinct units in </w:t>
      </w:r>
      <w:del w:id="393" w:author="Ralph Haugerud" w:date="2014-10-04T12:44:00Z">
        <w:r w:rsidDel="001818F2">
          <w:delText xml:space="preserve"> </w:delText>
        </w:r>
      </w:del>
      <w:r>
        <w:t xml:space="preserve">the quadrangle; a correlation between the </w:t>
      </w:r>
      <w:del w:id="394" w:author="Ralph Haugerud" w:date="2014-10-04T12:44:00Z">
        <w:r w:rsidDel="001818F2">
          <w:delText xml:space="preserve">Dhanapecosh </w:delText>
        </w:r>
      </w:del>
      <w:proofErr w:type="spellStart"/>
      <w:ins w:id="395" w:author="Ralph Haugerud" w:date="2014-10-04T12:44:00Z">
        <w:r w:rsidR="001818F2">
          <w:t>Ohanapecosh</w:t>
        </w:r>
        <w:proofErr w:type="spellEnd"/>
        <w:r w:rsidR="001818F2">
          <w:t xml:space="preserve"> </w:t>
        </w:r>
      </w:ins>
      <w:r>
        <w:t>and similar</w:t>
      </w:r>
      <w:del w:id="396" w:author="Ralph Haugerud" w:date="2014-10-04T12:57:00Z">
        <w:r w:rsidDel="00687C28">
          <w:delText xml:space="preserve">  </w:delText>
        </w:r>
      </w:del>
      <w:ins w:id="397" w:author="Ralph Haugerud" w:date="2014-10-04T12:57:00Z">
        <w:r w:rsidR="00687C28">
          <w:t xml:space="preserve"> </w:t>
        </w:r>
      </w:ins>
      <w:r>
        <w:t xml:space="preserve">rocks on the eastern side of the pre-Tertiary inlier </w:t>
      </w:r>
      <w:del w:id="398" w:author="Ralph Haugerud" w:date="2014-10-04T12:44:00Z">
        <w:r w:rsidDel="001818F2">
          <w:delText>[</w:delText>
        </w:r>
      </w:del>
      <w:ins w:id="399" w:author="Ralph Haugerud" w:date="2014-10-04T12:44:00Z">
        <w:r w:rsidR="001818F2">
          <w:t>(</w:t>
        </w:r>
      </w:ins>
      <w:proofErr w:type="spellStart"/>
      <w:r>
        <w:t>volcani</w:t>
      </w:r>
      <w:proofErr w:type="spellEnd"/>
      <w:r>
        <w:t>-</w:t>
      </w:r>
      <w:del w:id="400" w:author="Ralph Haugerud" w:date="2014-10-04T12:57:00Z">
        <w:r w:rsidDel="00687C28">
          <w:delText xml:space="preserve">  </w:delText>
        </w:r>
      </w:del>
      <w:ins w:id="401" w:author="Ralph Haugerud" w:date="2014-10-04T12:57:00Z">
        <w:r w:rsidR="00687C28">
          <w:t xml:space="preserve"> </w:t>
        </w:r>
      </w:ins>
      <w:r>
        <w:t xml:space="preserve">clastic rocks of Wildcat Creek, unit </w:t>
      </w:r>
      <w:proofErr w:type="spellStart"/>
      <w:r>
        <w:t>Twc</w:t>
      </w:r>
      <w:proofErr w:type="spellEnd"/>
      <w:del w:id="402" w:author="Ralph Haugerud" w:date="2014-10-04T12:44:00Z">
        <w:r w:rsidDel="001818F2">
          <w:delText xml:space="preserve">] </w:delText>
        </w:r>
      </w:del>
      <w:ins w:id="403" w:author="Ralph Haugerud" w:date="2014-10-04T12:44:00Z">
        <w:r w:rsidR="001818F2">
          <w:t xml:space="preserve">) </w:t>
        </w:r>
      </w:ins>
      <w:r>
        <w:t>is strongly suggested</w:t>
      </w:r>
      <w:del w:id="404" w:author="Ralph Haugerud" w:date="2014-10-04T12:57:00Z">
        <w:r w:rsidDel="00687C28">
          <w:delText xml:space="preserve">  </w:delText>
        </w:r>
      </w:del>
      <w:ins w:id="405" w:author="Ralph Haugerud" w:date="2014-10-04T12:57:00Z">
        <w:r w:rsidR="00687C28">
          <w:t xml:space="preserve"> </w:t>
        </w:r>
      </w:ins>
      <w:r>
        <w:t xml:space="preserve">by Vance and others </w:t>
      </w:r>
      <w:del w:id="406" w:author="Ralph Haugerud" w:date="2014-10-04T12:44:00Z">
        <w:r w:rsidDel="001818F2">
          <w:delText>{</w:delText>
        </w:r>
      </w:del>
      <w:ins w:id="407" w:author="Ralph Haugerud" w:date="2014-10-04T12:44:00Z">
        <w:r w:rsidR="001818F2">
          <w:t>(</w:t>
        </w:r>
      </w:ins>
      <w:r>
        <w:t>in press</w:t>
      </w:r>
      <w:del w:id="408" w:author="Ralph Haugerud" w:date="2014-10-04T12:44:00Z">
        <w:r w:rsidDel="001818F2">
          <w:delText xml:space="preserve">], </w:delText>
        </w:r>
      </w:del>
      <w:ins w:id="409" w:author="Ralph Haugerud" w:date="2014-10-04T12:44:00Z">
        <w:r w:rsidR="001818F2">
          <w:t xml:space="preserve">), </w:t>
        </w:r>
      </w:ins>
      <w:r>
        <w:t>based in part on concordant age</w:t>
      </w:r>
      <w:del w:id="410" w:author="Ralph Haugerud" w:date="2014-10-04T12:57:00Z">
        <w:r w:rsidDel="00687C28">
          <w:delText xml:space="preserve">  </w:delText>
        </w:r>
      </w:del>
      <w:ins w:id="411" w:author="Ralph Haugerud" w:date="2014-10-04T12:57:00Z">
        <w:r w:rsidR="00687C28">
          <w:t xml:space="preserve"> </w:t>
        </w:r>
      </w:ins>
      <w:r>
        <w:t>dates for the two units; radiometric age dates from tuffs</w:t>
      </w:r>
      <w:del w:id="412" w:author="Ralph Haugerud" w:date="2014-10-04T12:57:00Z">
        <w:r w:rsidDel="00687C28">
          <w:delText xml:space="preserve">  </w:delText>
        </w:r>
      </w:del>
      <w:ins w:id="413" w:author="Ralph Haugerud" w:date="2014-10-04T12:57:00Z">
        <w:r w:rsidR="00687C28">
          <w:t xml:space="preserve"> </w:t>
        </w:r>
      </w:ins>
      <w:r>
        <w:t xml:space="preserve">throughout the section of </w:t>
      </w:r>
      <w:del w:id="414" w:author="Ralph Haugerud" w:date="2014-10-04T12:45:00Z">
        <w:r w:rsidDel="001818F2">
          <w:delText xml:space="preserve">ohanapecosh </w:delText>
        </w:r>
      </w:del>
      <w:proofErr w:type="spellStart"/>
      <w:ins w:id="415" w:author="Ralph Haugerud" w:date="2014-10-04T12:45:00Z">
        <w:r w:rsidR="001818F2">
          <w:t>Ohanapecosh</w:t>
        </w:r>
        <w:proofErr w:type="spellEnd"/>
        <w:r w:rsidR="001818F2">
          <w:t xml:space="preserve"> </w:t>
        </w:r>
      </w:ins>
      <w:r>
        <w:t>Formation range from as old</w:t>
      </w:r>
      <w:del w:id="416" w:author="Ralph Haugerud" w:date="2014-10-04T12:57:00Z">
        <w:r w:rsidDel="00687C28">
          <w:delText xml:space="preserve">  </w:delText>
        </w:r>
      </w:del>
      <w:ins w:id="417" w:author="Ralph Haugerud" w:date="2014-10-04T12:57:00Z">
        <w:r w:rsidR="00687C28">
          <w:t xml:space="preserve"> </w:t>
        </w:r>
      </w:ins>
      <w:r>
        <w:t>as 36.4 +</w:t>
      </w:r>
      <w:ins w:id="418" w:author="Ralph Haugerud" w:date="2014-10-04T12:45:00Z">
        <w:r w:rsidR="001818F2">
          <w:t>/</w:t>
        </w:r>
      </w:ins>
      <w:del w:id="419" w:author="Ralph Haugerud" w:date="2014-10-04T12:45:00Z">
        <w:r w:rsidDel="001818F2">
          <w:delText>f</w:delText>
        </w:r>
      </w:del>
      <w:r>
        <w:t xml:space="preserve">- 3.6 </w:t>
      </w:r>
      <w:proofErr w:type="spellStart"/>
      <w:r>
        <w:t>m.y.B.P</w:t>
      </w:r>
      <w:proofErr w:type="spellEnd"/>
      <w:r>
        <w:t>. to as young as 28.3 +</w:t>
      </w:r>
      <w:del w:id="420" w:author="Ralph Haugerud" w:date="2014-10-04T12:45:00Z">
        <w:r w:rsidDel="001818F2">
          <w:delText>I—</w:delText>
        </w:r>
      </w:del>
      <w:ins w:id="421" w:author="Ralph Haugerud" w:date="2014-10-04T12:45:00Z">
        <w:r w:rsidR="001818F2">
          <w:t>/-</w:t>
        </w:r>
      </w:ins>
      <w:r>
        <w:t xml:space="preserve"> 2.9 </w:t>
      </w:r>
      <w:proofErr w:type="spellStart"/>
      <w:r>
        <w:t>m.y.B.P</w:t>
      </w:r>
      <w:proofErr w:type="spellEnd"/>
      <w:r>
        <w:t>.;</w:t>
      </w:r>
      <w:del w:id="422" w:author="Ralph Haugerud" w:date="2014-10-04T12:57:00Z">
        <w:r w:rsidDel="00687C28">
          <w:delText xml:space="preserve">  </w:delText>
        </w:r>
      </w:del>
      <w:ins w:id="423" w:author="Ralph Haugerud" w:date="2014-10-04T12:57:00Z">
        <w:r w:rsidR="00687C28">
          <w:t xml:space="preserve"> </w:t>
        </w:r>
      </w:ins>
      <w:r>
        <w:t xml:space="preserve">the base of the unit has been demonstrated to </w:t>
      </w:r>
      <w:proofErr w:type="spellStart"/>
      <w:r>
        <w:t>interfinger</w:t>
      </w:r>
      <w:proofErr w:type="spellEnd"/>
      <w:r>
        <w:t xml:space="preserve"> with </w:t>
      </w:r>
      <w:del w:id="424" w:author="Ralph Haugerud" w:date="2014-10-04T12:45:00Z">
        <w:r w:rsidDel="000D5041">
          <w:delText xml:space="preserve"> </w:delText>
        </w:r>
      </w:del>
      <w:r>
        <w:t xml:space="preserve">the underlying Eocene </w:t>
      </w:r>
      <w:proofErr w:type="spellStart"/>
      <w:r>
        <w:t>feldspathic</w:t>
      </w:r>
      <w:proofErr w:type="spellEnd"/>
      <w:r>
        <w:t xml:space="preserve"> sandstones of the Puget Group</w:t>
      </w:r>
      <w:del w:id="425" w:author="Ralph Haugerud" w:date="2014-10-04T12:57:00Z">
        <w:r w:rsidDel="00687C28">
          <w:delText xml:space="preserve">  </w:delText>
        </w:r>
      </w:del>
      <w:ins w:id="426" w:author="Ralph Haugerud" w:date="2014-10-04T12:57:00Z">
        <w:r w:rsidR="00687C28">
          <w:t xml:space="preserve"> </w:t>
        </w:r>
      </w:ins>
      <w:r>
        <w:t xml:space="preserve">and its correlatives throughout the quadrangle </w:t>
      </w:r>
      <w:del w:id="427" w:author="Ralph Haugerud" w:date="2014-10-04T12:45:00Z">
        <w:r w:rsidDel="000D5041">
          <w:delText>[</w:delText>
        </w:r>
      </w:del>
      <w:ins w:id="428" w:author="Ralph Haugerud" w:date="2014-10-04T12:45:00Z">
        <w:r w:rsidR="000D5041">
          <w:t>(</w:t>
        </w:r>
      </w:ins>
      <w:proofErr w:type="spellStart"/>
      <w:r>
        <w:t>Buckovic</w:t>
      </w:r>
      <w:proofErr w:type="spellEnd"/>
      <w:r>
        <w:t>, 1974;</w:t>
      </w:r>
      <w:del w:id="429" w:author="Ralph Haugerud" w:date="2014-10-04T12:57:00Z">
        <w:r w:rsidDel="00687C28">
          <w:delText xml:space="preserve">  </w:delText>
        </w:r>
      </w:del>
      <w:ins w:id="430" w:author="Ralph Haugerud" w:date="2014-10-04T12:57:00Z">
        <w:r w:rsidR="00687C28">
          <w:t xml:space="preserve"> </w:t>
        </w:r>
      </w:ins>
      <w:r>
        <w:t>Winters, 1984; Abbott, 1953; Vance and others, in press;</w:t>
      </w:r>
      <w:del w:id="431" w:author="Ralph Haugerud" w:date="2014-10-04T12:57:00Z">
        <w:r w:rsidDel="00687C28">
          <w:delText xml:space="preserve">  </w:delText>
        </w:r>
      </w:del>
      <w:ins w:id="432" w:author="Ralph Haugerud" w:date="2014-10-04T12:57:00Z">
        <w:r w:rsidR="00687C28">
          <w:t xml:space="preserve"> </w:t>
        </w:r>
      </w:ins>
      <w:proofErr w:type="spellStart"/>
      <w:r>
        <w:t>Ellingson</w:t>
      </w:r>
      <w:proofErr w:type="spellEnd"/>
      <w:r>
        <w:t xml:space="preserve">, 1959); these data show that the </w:t>
      </w:r>
      <w:del w:id="433" w:author="Ralph Haugerud" w:date="2014-10-04T12:45:00Z">
        <w:r w:rsidDel="000D5041">
          <w:delText xml:space="preserve">Uhanapecosh </w:delText>
        </w:r>
      </w:del>
      <w:proofErr w:type="spellStart"/>
      <w:ins w:id="434" w:author="Ralph Haugerud" w:date="2014-10-04T12:45:00Z">
        <w:r w:rsidR="000D5041">
          <w:t>Ohanapecosh</w:t>
        </w:r>
        <w:proofErr w:type="spellEnd"/>
        <w:r w:rsidR="000D5041">
          <w:t xml:space="preserve"> </w:t>
        </w:r>
      </w:ins>
      <w:r>
        <w:t>spans the</w:t>
      </w:r>
      <w:del w:id="435" w:author="Ralph Haugerud" w:date="2014-10-04T12:57:00Z">
        <w:r w:rsidDel="00687C28">
          <w:delText xml:space="preserve">  </w:delText>
        </w:r>
      </w:del>
      <w:ins w:id="436" w:author="Ralph Haugerud" w:date="2014-10-04T12:57:00Z">
        <w:r w:rsidR="00687C28">
          <w:t xml:space="preserve"> </w:t>
        </w:r>
      </w:ins>
      <w:r>
        <w:t>Oligocene and probably includes some upper Eocene strata</w:t>
      </w:r>
      <w:del w:id="437" w:author="Ralph Haugerud" w:date="2014-10-04T12:57:00Z">
        <w:r w:rsidDel="00687C28">
          <w:delText xml:space="preserve">  </w:delText>
        </w:r>
      </w:del>
      <w:ins w:id="438" w:author="Ralph Haugerud" w:date="2014-10-04T12:57:00Z">
        <w:r w:rsidR="00687C28">
          <w:t xml:space="preserve"> </w:t>
        </w:r>
      </w:ins>
      <w:del w:id="439" w:author="Ralph Haugerud" w:date="2014-10-04T12:57:00Z">
        <w:r w:rsidDel="00687C28">
          <w:delText xml:space="preserve">  </w:delText>
        </w:r>
      </w:del>
      <w:ins w:id="440" w:author="Ralph Haugerud" w:date="2014-10-04T12:57:00Z">
        <w:r w:rsidR="00687C28">
          <w:t xml:space="preserve"> </w:t>
        </w:r>
      </w:ins>
      <w:del w:id="441" w:author="Ralph Haugerud" w:date="2014-10-04T12:57:00Z">
        <w:r w:rsidDel="00687C28">
          <w:delText xml:space="preserve">  </w:delText>
        </w:r>
      </w:del>
      <w:ins w:id="442" w:author="Ralph Haugerud" w:date="2014-10-04T12:57:00Z">
        <w:r w:rsidR="00687C28">
          <w:t xml:space="preserve"> </w:t>
        </w:r>
      </w:ins>
      <w:del w:id="443" w:author="Ralph Haugerud" w:date="2014-10-04T12:57:00Z">
        <w:r w:rsidDel="00687C28">
          <w:delText xml:space="preserve">  </w:delText>
        </w:r>
      </w:del>
      <w:ins w:id="444" w:author="Ralph Haugerud" w:date="2014-10-04T12:57:00Z">
        <w:r w:rsidR="00687C28">
          <w:t xml:space="preserve"> </w:t>
        </w:r>
      </w:ins>
    </w:p>
    <w:p w:rsidR="00193493" w:rsidRDefault="00193493" w:rsidP="00193493">
      <w:proofErr w:type="spellStart"/>
      <w:r>
        <w:t>Tid</w:t>
      </w:r>
      <w:proofErr w:type="spellEnd"/>
      <w:del w:id="445" w:author="Ralph Haugerud" w:date="2014-10-04T12:57:00Z">
        <w:r w:rsidDel="00687C28">
          <w:delText xml:space="preserve">  </w:delText>
        </w:r>
      </w:del>
      <w:ins w:id="446" w:author="Ralph Haugerud" w:date="2014-10-04T12:57:00Z">
        <w:r w:rsidR="00687C28">
          <w:t xml:space="preserve"> </w:t>
        </w:r>
      </w:ins>
    </w:p>
    <w:p w:rsidR="00193493" w:rsidRDefault="00193493" w:rsidP="00193493">
      <w:r>
        <w:t xml:space="preserve">Intrusive </w:t>
      </w:r>
      <w:proofErr w:type="spellStart"/>
      <w:r>
        <w:t>dacite</w:t>
      </w:r>
      <w:proofErr w:type="spellEnd"/>
      <w:r>
        <w:t xml:space="preserve"> </w:t>
      </w:r>
      <w:del w:id="447" w:author="Ralph Haugerud" w:date="2014-10-04T12:54:00Z">
        <w:r w:rsidDel="000D5041">
          <w:delText>[</w:delText>
        </w:r>
      </w:del>
      <w:ins w:id="448" w:author="Ralph Haugerud" w:date="2014-10-04T12:54:00Z">
        <w:r w:rsidR="000D5041">
          <w:t>(</w:t>
        </w:r>
      </w:ins>
      <w:r>
        <w:t xml:space="preserve">Pliocene and Miocene)--Porphyritic </w:t>
      </w:r>
      <w:proofErr w:type="spellStart"/>
      <w:r>
        <w:t>dacite</w:t>
      </w:r>
      <w:proofErr w:type="spellEnd"/>
      <w:del w:id="449" w:author="Ralph Haugerud" w:date="2014-10-04T12:57:00Z">
        <w:r w:rsidDel="00687C28">
          <w:delText xml:space="preserve">  </w:delText>
        </w:r>
      </w:del>
      <w:ins w:id="450" w:author="Ralph Haugerud" w:date="2014-10-04T12:57:00Z">
        <w:r w:rsidR="00687C28">
          <w:t xml:space="preserve"> </w:t>
        </w:r>
      </w:ins>
      <w:r>
        <w:t>domes, plugs, and stocks northeast of the Goat Rocks and east of</w:t>
      </w:r>
      <w:del w:id="451" w:author="Ralph Haugerud" w:date="2014-10-04T12:57:00Z">
        <w:r w:rsidDel="00687C28">
          <w:delText xml:space="preserve">  </w:delText>
        </w:r>
      </w:del>
      <w:ins w:id="452" w:author="Ralph Haugerud" w:date="2014-10-04T12:57:00Z">
        <w:r w:rsidR="00687C28">
          <w:t xml:space="preserve"> </w:t>
        </w:r>
      </w:ins>
      <w:r>
        <w:t xml:space="preserve">Deep Creek </w:t>
      </w:r>
      <w:del w:id="453" w:author="Ralph Haugerud" w:date="2014-10-04T12:54:00Z">
        <w:r w:rsidDel="000D5041">
          <w:delText>{</w:delText>
        </w:r>
      </w:del>
      <w:ins w:id="454" w:author="Ralph Haugerud" w:date="2014-10-04T12:54:00Z">
        <w:r w:rsidR="000D5041">
          <w:t>(</w:t>
        </w:r>
      </w:ins>
      <w:r>
        <w:t>south of Bumping Lake</w:t>
      </w:r>
      <w:del w:id="455" w:author="Ralph Haugerud" w:date="2014-10-04T12:54:00Z">
        <w:r w:rsidDel="000D5041">
          <w:delText xml:space="preserve">}; </w:delText>
        </w:r>
      </w:del>
      <w:ins w:id="456" w:author="Ralph Haugerud" w:date="2014-10-04T12:54:00Z">
        <w:r w:rsidR="000D5041">
          <w:t xml:space="preserve">); </w:t>
        </w:r>
      </w:ins>
      <w:r>
        <w:t>consists of several small</w:t>
      </w:r>
      <w:del w:id="457" w:author="Ralph Haugerud" w:date="2014-10-04T12:57:00Z">
        <w:r w:rsidDel="00687C28">
          <w:delText xml:space="preserve">  </w:delText>
        </w:r>
      </w:del>
      <w:ins w:id="458" w:author="Ralph Haugerud" w:date="2014-10-04T12:57:00Z">
        <w:r w:rsidR="00687C28">
          <w:t xml:space="preserve"> </w:t>
        </w:r>
      </w:ins>
      <w:r>
        <w:t>stocks and plugs of pale brown to gray, fine- to medium</w:t>
      </w:r>
      <w:del w:id="459" w:author="Ralph Haugerud" w:date="2014-10-04T12:54:00Z">
        <w:r w:rsidDel="000D5041">
          <w:delText>—</w:delText>
        </w:r>
      </w:del>
      <w:ins w:id="460" w:author="Ralph Haugerud" w:date="2014-10-04T12:54:00Z">
        <w:r w:rsidR="000D5041">
          <w:t>-</w:t>
        </w:r>
      </w:ins>
      <w:r>
        <w:t>grained</w:t>
      </w:r>
      <w:del w:id="461" w:author="Ralph Haugerud" w:date="2014-10-04T12:57:00Z">
        <w:r w:rsidDel="00687C28">
          <w:delText xml:space="preserve">  </w:delText>
        </w:r>
      </w:del>
      <w:ins w:id="462" w:author="Ralph Haugerud" w:date="2014-10-04T12:57:00Z">
        <w:r w:rsidR="00687C28">
          <w:t xml:space="preserve"> </w:t>
        </w:r>
      </w:ins>
      <w:del w:id="463" w:author="Ralph Haugerud" w:date="2014-10-04T12:54:00Z">
        <w:r w:rsidDel="000D5041">
          <w:delText>biotitc</w:delText>
        </w:r>
      </w:del>
      <w:proofErr w:type="spellStart"/>
      <w:ins w:id="464" w:author="Ralph Haugerud" w:date="2014-10-04T12:54:00Z">
        <w:r w:rsidR="000D5041">
          <w:t>biotite</w:t>
        </w:r>
      </w:ins>
      <w:proofErr w:type="spellEnd"/>
      <w:r>
        <w:t xml:space="preserve">-hornblende </w:t>
      </w:r>
      <w:proofErr w:type="spellStart"/>
      <w:r>
        <w:t>dacite</w:t>
      </w:r>
      <w:proofErr w:type="spellEnd"/>
      <w:r>
        <w:t xml:space="preserve"> of Pliocene age (Clayton, 1983); north</w:t>
      </w:r>
      <w:del w:id="465" w:author="Ralph Haugerud" w:date="2014-10-04T12:57:00Z">
        <w:r w:rsidDel="00687C28">
          <w:delText xml:space="preserve">  </w:delText>
        </w:r>
      </w:del>
      <w:ins w:id="466" w:author="Ralph Haugerud" w:date="2014-10-04T12:57:00Z">
        <w:r w:rsidR="00687C28">
          <w:t xml:space="preserve"> </w:t>
        </w:r>
      </w:ins>
      <w:r>
        <w:t xml:space="preserve">of Bumping Lake </w:t>
      </w:r>
      <w:proofErr w:type="spellStart"/>
      <w:r>
        <w:t>dacite</w:t>
      </w:r>
      <w:proofErr w:type="spellEnd"/>
      <w:r>
        <w:t xml:space="preserve"> of probable Miocene age cuts a short</w:t>
      </w:r>
      <w:del w:id="467" w:author="Ralph Haugerud" w:date="2014-10-04T12:57:00Z">
        <w:r w:rsidDel="00687C28">
          <w:delText xml:space="preserve">  </w:delText>
        </w:r>
      </w:del>
      <w:ins w:id="468" w:author="Ralph Haugerud" w:date="2014-10-04T12:57:00Z">
        <w:r w:rsidR="00687C28">
          <w:t xml:space="preserve"> </w:t>
        </w:r>
      </w:ins>
      <w:r>
        <w:t xml:space="preserve">section of Puget Group rocks at its base </w:t>
      </w:r>
      <w:del w:id="469" w:author="Ralph Haugerud" w:date="2014-10-04T12:54:00Z">
        <w:r w:rsidDel="000D5041">
          <w:delText>[</w:delText>
        </w:r>
      </w:del>
      <w:ins w:id="470" w:author="Ralph Haugerud" w:date="2014-10-04T12:54:00Z">
        <w:r w:rsidR="000D5041">
          <w:t>(</w:t>
        </w:r>
      </w:ins>
      <w:r>
        <w:t>P.E. Hammond, written</w:t>
      </w:r>
      <w:del w:id="471" w:author="Ralph Haugerud" w:date="2014-10-04T12:57:00Z">
        <w:r w:rsidDel="00687C28">
          <w:delText xml:space="preserve">  </w:delText>
        </w:r>
      </w:del>
      <w:ins w:id="472" w:author="Ralph Haugerud" w:date="2014-10-04T12:57:00Z">
        <w:r w:rsidR="00687C28">
          <w:t xml:space="preserve"> </w:t>
        </w:r>
      </w:ins>
      <w:proofErr w:type="spellStart"/>
      <w:r>
        <w:t>commun</w:t>
      </w:r>
      <w:proofErr w:type="spellEnd"/>
      <w:r>
        <w:t>., 1986</w:t>
      </w:r>
      <w:del w:id="473" w:author="Ralph Haugerud" w:date="2014-10-04T12:54:00Z">
        <w:r w:rsidDel="000D5041">
          <w:delText xml:space="preserve">]; </w:delText>
        </w:r>
      </w:del>
      <w:ins w:id="474" w:author="Ralph Haugerud" w:date="2014-10-04T12:54:00Z">
        <w:r w:rsidR="000D5041">
          <w:t xml:space="preserve">); </w:t>
        </w:r>
      </w:ins>
      <w:r>
        <w:t>in the Silver Creek Park and Davis Creek areas</w:t>
      </w:r>
      <w:del w:id="475" w:author="Ralph Haugerud" w:date="2014-10-04T12:57:00Z">
        <w:r w:rsidDel="00687C28">
          <w:delText xml:space="preserve">  </w:delText>
        </w:r>
      </w:del>
      <w:ins w:id="476" w:author="Ralph Haugerud" w:date="2014-10-04T12:57:00Z">
        <w:r w:rsidR="00687C28">
          <w:t xml:space="preserve"> </w:t>
        </w:r>
      </w:ins>
      <w:r>
        <w:t>west of Packwood two bodies of light gray to dark green-gray</w:t>
      </w:r>
      <w:del w:id="477" w:author="Ralph Haugerud" w:date="2014-10-04T12:57:00Z">
        <w:r w:rsidDel="00687C28">
          <w:delText xml:space="preserve">  </w:delText>
        </w:r>
      </w:del>
      <w:ins w:id="478" w:author="Ralph Haugerud" w:date="2014-10-04T12:57:00Z">
        <w:r w:rsidR="00687C28">
          <w:t xml:space="preserve"> </w:t>
        </w:r>
      </w:ins>
      <w:proofErr w:type="spellStart"/>
      <w:r>
        <w:t>dacite</w:t>
      </w:r>
      <w:proofErr w:type="spellEnd"/>
      <w:r>
        <w:t xml:space="preserve"> of Miocene or possibly late Oligocene age </w:t>
      </w:r>
      <w:ins w:id="479" w:author="Ralph Haugerud" w:date="2014-10-04T12:54:00Z">
        <w:r w:rsidR="000D5041">
          <w:t>(</w:t>
        </w:r>
      </w:ins>
      <w:del w:id="480" w:author="Ralph Haugerud" w:date="2014-10-04T12:54:00Z">
        <w:r w:rsidDel="000D5041">
          <w:delText>{</w:delText>
        </w:r>
      </w:del>
      <w:r>
        <w:t>U.S. Forest</w:t>
      </w:r>
      <w:del w:id="481" w:author="Ralph Haugerud" w:date="2014-10-04T12:57:00Z">
        <w:r w:rsidDel="00687C28">
          <w:delText xml:space="preserve">  </w:delText>
        </w:r>
      </w:del>
      <w:ins w:id="482" w:author="Ralph Haugerud" w:date="2014-10-04T12:57:00Z">
        <w:r w:rsidR="00687C28">
          <w:t xml:space="preserve"> </w:t>
        </w:r>
      </w:ins>
      <w:r>
        <w:t xml:space="preserve">Service, Packwood Ranger District, written </w:t>
      </w:r>
      <w:proofErr w:type="spellStart"/>
      <w:r>
        <w:t>commun</w:t>
      </w:r>
      <w:proofErr w:type="spellEnd"/>
      <w:r>
        <w:t>., 1984; and</w:t>
      </w:r>
      <w:del w:id="483" w:author="Ralph Haugerud" w:date="2014-10-04T12:57:00Z">
        <w:r w:rsidDel="00687C28">
          <w:delText xml:space="preserve">  </w:delText>
        </w:r>
      </w:del>
      <w:ins w:id="484" w:author="Ralph Haugerud" w:date="2014-10-04T12:57:00Z">
        <w:r w:rsidR="00687C28">
          <w:t xml:space="preserve"> </w:t>
        </w:r>
      </w:ins>
      <w:r>
        <w:t>Table 1, this report</w:t>
      </w:r>
      <w:ins w:id="485" w:author="Ralph Haugerud" w:date="2014-10-04T12:54:00Z">
        <w:r w:rsidR="000D5041">
          <w:t>)</w:t>
        </w:r>
      </w:ins>
      <w:del w:id="486" w:author="Ralph Haugerud" w:date="2014-10-04T12:54:00Z">
        <w:r w:rsidDel="000D5041">
          <w:delText>]</w:delText>
        </w:r>
      </w:del>
      <w:del w:id="487" w:author="Ralph Haugerud" w:date="2014-10-04T12:57:00Z">
        <w:r w:rsidDel="00687C28">
          <w:delText xml:space="preserve">  </w:delText>
        </w:r>
      </w:del>
      <w:ins w:id="488" w:author="Ralph Haugerud" w:date="2014-10-04T12:57:00Z">
        <w:r w:rsidR="00687C28">
          <w:t xml:space="preserve"> </w:t>
        </w:r>
      </w:ins>
    </w:p>
    <w:p w:rsidR="00193493" w:rsidRDefault="00193493" w:rsidP="00193493">
      <w:proofErr w:type="spellStart"/>
      <w:r>
        <w:t>Tidi</w:t>
      </w:r>
      <w:proofErr w:type="spellEnd"/>
      <w:r>
        <w:t xml:space="preserve"> </w:t>
      </w:r>
    </w:p>
    <w:p w:rsidR="00193493" w:rsidRDefault="00193493" w:rsidP="00193493">
      <w:del w:id="489" w:author="Ralph Haugerud" w:date="2014-10-04T13:08:00Z">
        <w:r w:rsidDel="007E2241">
          <w:delText xml:space="preserve"> </w:delText>
        </w:r>
      </w:del>
      <w:r>
        <w:t xml:space="preserve">Diorite intrusions </w:t>
      </w:r>
      <w:ins w:id="490" w:author="Ralph Haugerud" w:date="2014-10-04T12:55:00Z">
        <w:r w:rsidR="000D5041">
          <w:t>(</w:t>
        </w:r>
      </w:ins>
      <w:del w:id="491" w:author="Ralph Haugerud" w:date="2014-10-04T12:55:00Z">
        <w:r w:rsidDel="000D5041">
          <w:delText>{</w:delText>
        </w:r>
      </w:del>
      <w:r>
        <w:t xml:space="preserve">upper </w:t>
      </w:r>
      <w:del w:id="492" w:author="Ralph Haugerud" w:date="2014-10-04T12:55:00Z">
        <w:r w:rsidDel="000D5041">
          <w:delText>oligocene</w:delText>
        </w:r>
      </w:del>
      <w:ins w:id="493" w:author="Ralph Haugerud" w:date="2014-10-04T12:55:00Z">
        <w:r w:rsidR="000D5041">
          <w:t>Oligocene</w:t>
        </w:r>
      </w:ins>
      <w:del w:id="494" w:author="Ralph Haugerud" w:date="2014-10-04T12:55:00Z">
        <w:r w:rsidDel="000D5041">
          <w:delText xml:space="preserve">[?} </w:delText>
        </w:r>
      </w:del>
      <w:ins w:id="495" w:author="Ralph Haugerud" w:date="2014-10-04T12:55:00Z">
        <w:r w:rsidR="000D5041">
          <w:t xml:space="preserve">(?) </w:t>
        </w:r>
      </w:ins>
      <w:r>
        <w:t>and Miocene</w:t>
      </w:r>
      <w:ins w:id="496" w:author="Ralph Haugerud" w:date="2014-10-04T12:55:00Z">
        <w:r w:rsidR="000D5041">
          <w:t>)</w:t>
        </w:r>
      </w:ins>
      <w:del w:id="497" w:author="Ralph Haugerud" w:date="2014-10-04T12:55:00Z">
        <w:r w:rsidDel="000D5041">
          <w:delText>]</w:delText>
        </w:r>
      </w:del>
      <w:r>
        <w:t>--</w:t>
      </w:r>
      <w:ins w:id="498" w:author="Ralph Haugerud" w:date="2014-10-04T12:55:00Z">
        <w:r w:rsidR="000D5041">
          <w:t>D</w:t>
        </w:r>
      </w:ins>
      <w:del w:id="499" w:author="Ralph Haugerud" w:date="2014-10-04T12:55:00Z">
        <w:r w:rsidDel="000D5041">
          <w:delText>B</w:delText>
        </w:r>
      </w:del>
      <w:r>
        <w:t>ikes,</w:t>
      </w:r>
      <w:del w:id="500" w:author="Ralph Haugerud" w:date="2014-10-04T12:57:00Z">
        <w:r w:rsidDel="00687C28">
          <w:delText xml:space="preserve">  </w:delText>
        </w:r>
      </w:del>
      <w:ins w:id="501" w:author="Ralph Haugerud" w:date="2014-10-04T12:57:00Z">
        <w:r w:rsidR="00687C28">
          <w:t xml:space="preserve"> </w:t>
        </w:r>
      </w:ins>
      <w:r>
        <w:t>sills, and small stocks of light- to medium-gray pale-brown,</w:t>
      </w:r>
      <w:del w:id="502" w:author="Ralph Haugerud" w:date="2014-10-04T12:57:00Z">
        <w:r w:rsidDel="00687C28">
          <w:delText xml:space="preserve">  </w:delText>
        </w:r>
      </w:del>
      <w:ins w:id="503" w:author="Ralph Haugerud" w:date="2014-10-04T12:57:00Z">
        <w:r w:rsidR="00687C28">
          <w:t xml:space="preserve"> </w:t>
        </w:r>
      </w:ins>
      <w:r>
        <w:t>fine- to coarse</w:t>
      </w:r>
      <w:ins w:id="504" w:author="Ralph Haugerud" w:date="2014-10-04T12:55:00Z">
        <w:r w:rsidR="00687C28">
          <w:t>-</w:t>
        </w:r>
      </w:ins>
      <w:del w:id="505" w:author="Ralph Haugerud" w:date="2014-10-04T12:55:00Z">
        <w:r w:rsidDel="00687C28">
          <w:delText>—</w:delText>
        </w:r>
      </w:del>
      <w:r>
        <w:t xml:space="preserve">grained, pyroxene </w:t>
      </w:r>
      <w:ins w:id="506" w:author="Ralph Haugerud" w:date="2014-10-04T12:55:00Z">
        <w:r w:rsidR="00687C28">
          <w:t>(</w:t>
        </w:r>
      </w:ins>
      <w:proofErr w:type="spellStart"/>
      <w:del w:id="507" w:author="Ralph Haugerud" w:date="2014-10-04T12:55:00Z">
        <w:r w:rsidDel="00687C28">
          <w:delText>{</w:delText>
        </w:r>
      </w:del>
      <w:r>
        <w:t>augite</w:t>
      </w:r>
      <w:proofErr w:type="spellEnd"/>
      <w:r>
        <w:t xml:space="preserve"> and/or hypersthene)</w:t>
      </w:r>
      <w:del w:id="508" w:author="Ralph Haugerud" w:date="2014-10-04T12:57:00Z">
        <w:r w:rsidDel="00687C28">
          <w:delText xml:space="preserve">  </w:delText>
        </w:r>
      </w:del>
      <w:ins w:id="509" w:author="Ralph Haugerud" w:date="2014-10-04T12:57:00Z">
        <w:r w:rsidR="00687C28">
          <w:t xml:space="preserve"> </w:t>
        </w:r>
      </w:ins>
      <w:r>
        <w:t>diorite, commonly altered greenish</w:t>
      </w:r>
      <w:ins w:id="510" w:author="Ralph Haugerud" w:date="2014-10-04T12:55:00Z">
        <w:r w:rsidR="00687C28">
          <w:t>-</w:t>
        </w:r>
      </w:ins>
      <w:del w:id="511" w:author="Ralph Haugerud" w:date="2014-10-04T12:55:00Z">
        <w:r w:rsidDel="00687C28">
          <w:delText>~</w:delText>
        </w:r>
      </w:del>
      <w:r>
        <w:t>gray to olive-gray (Fisher,</w:t>
      </w:r>
      <w:del w:id="512" w:author="Ralph Haugerud" w:date="2014-10-04T12:57:00Z">
        <w:r w:rsidDel="00687C28">
          <w:delText xml:space="preserve">  </w:delText>
        </w:r>
      </w:del>
      <w:ins w:id="513" w:author="Ralph Haugerud" w:date="2014-10-04T12:57:00Z">
        <w:r w:rsidR="00687C28">
          <w:t xml:space="preserve"> </w:t>
        </w:r>
      </w:ins>
      <w:r>
        <w:t>1957; Simmons and others, 1983; Swanson, 19</w:t>
      </w:r>
      <w:ins w:id="514" w:author="Ralph Haugerud" w:date="2014-10-04T12:55:00Z">
        <w:r w:rsidR="00687C28">
          <w:t>7</w:t>
        </w:r>
      </w:ins>
      <w:del w:id="515" w:author="Ralph Haugerud" w:date="2014-10-04T12:55:00Z">
        <w:r w:rsidDel="00687C28">
          <w:delText>?</w:delText>
        </w:r>
      </w:del>
      <w:r>
        <w:t>8; U.S. Forest</w:t>
      </w:r>
      <w:del w:id="516" w:author="Ralph Haugerud" w:date="2014-10-04T12:57:00Z">
        <w:r w:rsidDel="00687C28">
          <w:delText xml:space="preserve">  </w:delText>
        </w:r>
      </w:del>
      <w:ins w:id="517" w:author="Ralph Haugerud" w:date="2014-10-04T12:57:00Z">
        <w:r w:rsidR="00687C28">
          <w:t xml:space="preserve"> </w:t>
        </w:r>
      </w:ins>
      <w:r>
        <w:t>Service, Packwood Ranger District, written communication, 1984)</w:t>
      </w:r>
      <w:del w:id="518" w:author="Ralph Haugerud" w:date="2014-10-04T12:57:00Z">
        <w:r w:rsidDel="00687C28">
          <w:delText xml:space="preserve">  </w:delText>
        </w:r>
      </w:del>
      <w:ins w:id="519" w:author="Ralph Haugerud" w:date="2014-10-04T12:57:00Z">
        <w:r w:rsidR="00687C28">
          <w:t xml:space="preserve"> </w:t>
        </w:r>
      </w:ins>
    </w:p>
    <w:p w:rsidR="00193493" w:rsidRDefault="00193493" w:rsidP="00193493">
      <w:proofErr w:type="spellStart"/>
      <w:r>
        <w:t>Tigd</w:t>
      </w:r>
      <w:proofErr w:type="spellEnd"/>
      <w:del w:id="520" w:author="Ralph Haugerud" w:date="2014-10-04T12:57:00Z">
        <w:r w:rsidDel="00687C28">
          <w:delText xml:space="preserve">  </w:delText>
        </w:r>
      </w:del>
      <w:ins w:id="521" w:author="Ralph Haugerud" w:date="2014-10-04T12:57:00Z">
        <w:r w:rsidR="00687C28">
          <w:t xml:space="preserve"> </w:t>
        </w:r>
      </w:ins>
    </w:p>
    <w:p w:rsidR="00193493" w:rsidRDefault="00193493" w:rsidP="00193493">
      <w:r>
        <w:t xml:space="preserve">Unnamed </w:t>
      </w:r>
      <w:proofErr w:type="spellStart"/>
      <w:r>
        <w:t>granodiorite</w:t>
      </w:r>
      <w:proofErr w:type="spellEnd"/>
      <w:r>
        <w:t xml:space="preserve"> intrusions </w:t>
      </w:r>
      <w:del w:id="522" w:author="Ralph Haugerud" w:date="2014-10-04T12:56:00Z">
        <w:r w:rsidDel="00687C28">
          <w:delText>[</w:delText>
        </w:r>
      </w:del>
      <w:ins w:id="523" w:author="Ralph Haugerud" w:date="2014-10-04T12:56:00Z">
        <w:r w:rsidR="00687C28">
          <w:t>(</w:t>
        </w:r>
      </w:ins>
      <w:r>
        <w:t>Miocene</w:t>
      </w:r>
      <w:ins w:id="524" w:author="Ralph Haugerud" w:date="2014-10-04T12:56:00Z">
        <w:r w:rsidR="00687C28">
          <w:t>)</w:t>
        </w:r>
      </w:ins>
      <w:del w:id="525" w:author="Ralph Haugerud" w:date="2014-10-04T12:56:00Z">
        <w:r w:rsidDel="00687C28">
          <w:delText>]</w:delText>
        </w:r>
      </w:del>
      <w:r>
        <w:t>-</w:t>
      </w:r>
      <w:ins w:id="526" w:author="Ralph Haugerud" w:date="2014-10-04T12:56:00Z">
        <w:r w:rsidR="00687C28">
          <w:t>-</w:t>
        </w:r>
      </w:ins>
      <w:del w:id="527" w:author="Ralph Haugerud" w:date="2014-10-04T12:56:00Z">
        <w:r w:rsidDel="00687C28">
          <w:delText>~</w:delText>
        </w:r>
      </w:del>
      <w:r>
        <w:t>In the Bumping Lake</w:t>
      </w:r>
      <w:del w:id="528" w:author="Ralph Haugerud" w:date="2014-10-04T12:57:00Z">
        <w:r w:rsidDel="00687C28">
          <w:delText xml:space="preserve">  </w:delText>
        </w:r>
      </w:del>
      <w:ins w:id="529" w:author="Ralph Haugerud" w:date="2014-10-04T12:57:00Z">
        <w:r w:rsidR="00687C28">
          <w:t xml:space="preserve"> </w:t>
        </w:r>
      </w:ins>
      <w:r>
        <w:t xml:space="preserve">area on Nelson Ridge, </w:t>
      </w:r>
      <w:proofErr w:type="spellStart"/>
      <w:r>
        <w:t>propylitically</w:t>
      </w:r>
      <w:proofErr w:type="spellEnd"/>
      <w:r>
        <w:t xml:space="preserve"> altered diorite, quartz</w:t>
      </w:r>
      <w:del w:id="530" w:author="Ralph Haugerud" w:date="2014-10-04T12:57:00Z">
        <w:r w:rsidDel="00687C28">
          <w:delText xml:space="preserve">  </w:delText>
        </w:r>
      </w:del>
      <w:ins w:id="531" w:author="Ralph Haugerud" w:date="2014-10-04T12:57:00Z">
        <w:r w:rsidR="00687C28">
          <w:t xml:space="preserve"> </w:t>
        </w:r>
      </w:ins>
      <w:r>
        <w:t xml:space="preserve">diorite, and </w:t>
      </w:r>
      <w:proofErr w:type="spellStart"/>
      <w:r>
        <w:t>granodiorite</w:t>
      </w:r>
      <w:proofErr w:type="spellEnd"/>
      <w:r>
        <w:t xml:space="preserve"> plugs and anastomosing veins, sills,</w:t>
      </w:r>
      <w:del w:id="532" w:author="Ralph Haugerud" w:date="2014-10-04T12:57:00Z">
        <w:r w:rsidDel="00687C28">
          <w:delText xml:space="preserve">  </w:delText>
        </w:r>
      </w:del>
      <w:ins w:id="533" w:author="Ralph Haugerud" w:date="2014-10-04T12:57:00Z">
        <w:r w:rsidR="00687C28">
          <w:t xml:space="preserve"> </w:t>
        </w:r>
      </w:ins>
      <w:r>
        <w:t xml:space="preserve">and dikes </w:t>
      </w:r>
      <w:ins w:id="534" w:author="Ralph Haugerud" w:date="2014-10-04T12:56:00Z">
        <w:r w:rsidR="00687C28">
          <w:t>(</w:t>
        </w:r>
      </w:ins>
      <w:del w:id="535" w:author="Ralph Haugerud" w:date="2014-10-04T12:56:00Z">
        <w:r w:rsidDel="00687C28">
          <w:delText>{</w:delText>
        </w:r>
      </w:del>
      <w:r>
        <w:t xml:space="preserve">G.A. Clayton, written </w:t>
      </w:r>
      <w:proofErr w:type="spellStart"/>
      <w:ins w:id="536" w:author="Ralph Haugerud" w:date="2014-10-04T12:56:00Z">
        <w:r w:rsidR="00687C28">
          <w:t>c</w:t>
        </w:r>
      </w:ins>
      <w:del w:id="537" w:author="Ralph Haugerud" w:date="2014-10-04T12:56:00Z">
        <w:r w:rsidDel="00687C28">
          <w:delText>t</w:delText>
        </w:r>
      </w:del>
      <w:r>
        <w:t>ommun</w:t>
      </w:r>
      <w:proofErr w:type="spellEnd"/>
      <w:r>
        <w:t xml:space="preserve">., 1985); mapped as </w:t>
      </w:r>
      <w:proofErr w:type="spellStart"/>
      <w:r>
        <w:t>dacite</w:t>
      </w:r>
      <w:proofErr w:type="spellEnd"/>
      <w:del w:id="538" w:author="Ralph Haugerud" w:date="2014-10-04T12:57:00Z">
        <w:r w:rsidDel="00687C28">
          <w:delText xml:space="preserve">  </w:delText>
        </w:r>
      </w:del>
      <w:ins w:id="539" w:author="Ralph Haugerud" w:date="2014-10-04T12:57:00Z">
        <w:r w:rsidR="00687C28">
          <w:t xml:space="preserve"> </w:t>
        </w:r>
      </w:ins>
      <w:r>
        <w:t xml:space="preserve">porphyry by Abbott (1953) and </w:t>
      </w:r>
      <w:proofErr w:type="spellStart"/>
      <w:r>
        <w:t>rhyodacite</w:t>
      </w:r>
      <w:proofErr w:type="spellEnd"/>
      <w:r>
        <w:t xml:space="preserve"> porphyry by Simmons and</w:t>
      </w:r>
      <w:del w:id="540" w:author="Ralph Haugerud" w:date="2014-10-04T12:57:00Z">
        <w:r w:rsidDel="00687C28">
          <w:delText xml:space="preserve">  </w:delText>
        </w:r>
      </w:del>
      <w:ins w:id="541" w:author="Ralph Haugerud" w:date="2014-10-04T12:57:00Z">
        <w:r w:rsidR="00687C28">
          <w:t xml:space="preserve"> </w:t>
        </w:r>
      </w:ins>
      <w:r>
        <w:t>others (1983); west of Summit Creek</w:t>
      </w:r>
      <w:del w:id="542" w:author="Ralph Haugerud" w:date="2014-10-04T12:56:00Z">
        <w:r w:rsidDel="00687C28">
          <w:delText>—</w:delText>
        </w:r>
      </w:del>
      <w:ins w:id="543" w:author="Ralph Haugerud" w:date="2014-10-04T12:56:00Z">
        <w:r w:rsidR="00687C28">
          <w:t>-</w:t>
        </w:r>
      </w:ins>
      <w:r>
        <w:t xml:space="preserve">Carlton Creek area, </w:t>
      </w:r>
      <w:proofErr w:type="spellStart"/>
      <w:r>
        <w:t>grano</w:t>
      </w:r>
      <w:del w:id="544" w:author="Ralph Haugerud" w:date="2014-10-04T12:57:00Z">
        <w:r w:rsidDel="00687C28">
          <w:delText xml:space="preserve">-  </w:delText>
        </w:r>
      </w:del>
      <w:r>
        <w:t>diorite</w:t>
      </w:r>
      <w:proofErr w:type="spellEnd"/>
      <w:r>
        <w:t xml:space="preserve"> split out of </w:t>
      </w:r>
      <w:proofErr w:type="spellStart"/>
      <w:r>
        <w:t>Tatoosh</w:t>
      </w:r>
      <w:proofErr w:type="spellEnd"/>
      <w:r>
        <w:t xml:space="preserve"> hypabyssal rocks </w:t>
      </w:r>
      <w:ins w:id="545" w:author="Ralph Haugerud" w:date="2014-10-04T12:57:00Z">
        <w:r w:rsidR="00687C28">
          <w:t>(</w:t>
        </w:r>
      </w:ins>
      <w:del w:id="546" w:author="Ralph Haugerud" w:date="2014-10-04T12:57:00Z">
        <w:r w:rsidDel="00687C28">
          <w:delText>[</w:delText>
        </w:r>
      </w:del>
      <w:r>
        <w:t>unit Tit</w:t>
      </w:r>
      <w:ins w:id="547" w:author="Ralph Haugerud" w:date="2014-10-04T12:57:00Z">
        <w:r w:rsidR="00687C28">
          <w:t>)</w:t>
        </w:r>
      </w:ins>
      <w:del w:id="548" w:author="Ralph Haugerud" w:date="2014-10-04T12:57:00Z">
        <w:r w:rsidDel="00687C28">
          <w:delText>]</w:delText>
        </w:r>
      </w:del>
      <w:r>
        <w:t xml:space="preserve"> </w:t>
      </w:r>
      <w:del w:id="549" w:author="Ralph Haugerud" w:date="2014-10-04T12:57:00Z">
        <w:r w:rsidDel="00687C28">
          <w:delText xml:space="preserve"> [</w:delText>
        </w:r>
      </w:del>
      <w:ins w:id="550" w:author="Ralph Haugerud" w:date="2014-10-04T12:57:00Z">
        <w:r w:rsidR="00687C28">
          <w:t>(</w:t>
        </w:r>
      </w:ins>
      <w:r>
        <w:t xml:space="preserve">M.A. </w:t>
      </w:r>
      <w:proofErr w:type="spellStart"/>
      <w:r>
        <w:t>Korosec</w:t>
      </w:r>
      <w:proofErr w:type="spellEnd"/>
      <w:r>
        <w:t xml:space="preserve">, oral </w:t>
      </w:r>
      <w:proofErr w:type="spellStart"/>
      <w:r>
        <w:t>commun</w:t>
      </w:r>
      <w:proofErr w:type="spellEnd"/>
      <w:r>
        <w:t>., 1986); northeast of Randle, two</w:t>
      </w:r>
      <w:del w:id="551" w:author="Ralph Haugerud" w:date="2014-10-04T12:57:00Z">
        <w:r w:rsidDel="00687C28">
          <w:delText xml:space="preserve">  </w:delText>
        </w:r>
      </w:del>
      <w:ins w:id="552" w:author="Ralph Haugerud" w:date="2014-10-04T12:57:00Z">
        <w:r w:rsidR="00687C28">
          <w:t xml:space="preserve"> </w:t>
        </w:r>
      </w:ins>
      <w:proofErr w:type="spellStart"/>
      <w:r>
        <w:t>granodiorite</w:t>
      </w:r>
      <w:proofErr w:type="spellEnd"/>
      <w:r>
        <w:t xml:space="preserve"> stocks have been mapped </w:t>
      </w:r>
      <w:ins w:id="553" w:author="Ralph Haugerud" w:date="2014-10-04T12:57:00Z">
        <w:r w:rsidR="00687C28">
          <w:t>(</w:t>
        </w:r>
      </w:ins>
      <w:del w:id="554" w:author="Ralph Haugerud" w:date="2014-10-04T12:57:00Z">
        <w:r w:rsidDel="00687C28">
          <w:delText>[</w:delText>
        </w:r>
      </w:del>
      <w:r>
        <w:t xml:space="preserve">M.A. </w:t>
      </w:r>
      <w:proofErr w:type="spellStart"/>
      <w:r>
        <w:t>Korosec</w:t>
      </w:r>
      <w:proofErr w:type="spellEnd"/>
      <w:r>
        <w:t>, written</w:t>
      </w:r>
      <w:del w:id="555" w:author="Ralph Haugerud" w:date="2014-10-04T12:57:00Z">
        <w:r w:rsidDel="00687C28">
          <w:delText xml:space="preserve">  </w:delText>
        </w:r>
      </w:del>
      <w:ins w:id="556" w:author="Ralph Haugerud" w:date="2014-10-04T12:57:00Z">
        <w:r w:rsidR="00687C28">
          <w:t xml:space="preserve"> </w:t>
        </w:r>
      </w:ins>
      <w:proofErr w:type="spellStart"/>
      <w:r>
        <w:t>commun</w:t>
      </w:r>
      <w:proofErr w:type="spellEnd"/>
      <w:r>
        <w:t>., 1985</w:t>
      </w:r>
      <w:ins w:id="557" w:author="Ralph Haugerud" w:date="2014-10-04T12:57:00Z">
        <w:r w:rsidR="00687C28">
          <w:t>)</w:t>
        </w:r>
      </w:ins>
      <w:del w:id="558" w:author="Ralph Haugerud" w:date="2014-10-04T12:57:00Z">
        <w:r w:rsidDel="00687C28">
          <w:delText>]</w:delText>
        </w:r>
      </w:del>
    </w:p>
    <w:p w:rsidR="00193493" w:rsidRDefault="00193493" w:rsidP="00193493"/>
    <w:p w:rsidR="00193493" w:rsidRDefault="00193493" w:rsidP="00193493"/>
    <w:p w:rsidR="00193493" w:rsidRDefault="00193493" w:rsidP="00193493"/>
    <w:p w:rsidR="00193493" w:rsidRDefault="00193493" w:rsidP="00193493"/>
    <w:p w:rsidR="00193493" w:rsidRDefault="00193493" w:rsidP="00193493"/>
    <w:sectPr w:rsidR="00193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6D100F"/>
    <w:multiLevelType w:val="hybridMultilevel"/>
    <w:tmpl w:val="A6FCB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BE4"/>
    <w:rsid w:val="000D5041"/>
    <w:rsid w:val="001818F2"/>
    <w:rsid w:val="00193493"/>
    <w:rsid w:val="001F49F6"/>
    <w:rsid w:val="00687C28"/>
    <w:rsid w:val="007E2241"/>
    <w:rsid w:val="00915BF6"/>
    <w:rsid w:val="009B3410"/>
    <w:rsid w:val="00A717A6"/>
    <w:rsid w:val="00B6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7C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C2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7C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7C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C2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7C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245DAA-684C-4A7C-B96C-2577B8E5E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1438</Words>
  <Characters>8198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Haugerud</dc:creator>
  <cp:keywords/>
  <dc:description/>
  <cp:lastModifiedBy>Ralph Haugerud</cp:lastModifiedBy>
  <cp:revision>4</cp:revision>
  <dcterms:created xsi:type="dcterms:W3CDTF">2014-10-04T17:50:00Z</dcterms:created>
  <dcterms:modified xsi:type="dcterms:W3CDTF">2014-10-07T22:48:00Z</dcterms:modified>
</cp:coreProperties>
</file>